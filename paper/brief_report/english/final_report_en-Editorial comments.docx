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535DE" w14:textId="77777777" w:rsidR="00683A80" w:rsidRDefault="00000000">
      <w:pPr>
        <w:pStyle w:val="Title"/>
      </w:pPr>
      <w:r>
        <w:t>KOSHA-Braille: Infrastructure-Grade Accessibility for Korean Chemical Safety Information</w:t>
      </w:r>
    </w:p>
    <w:p w14:paraId="3140262B" w14:textId="77777777" w:rsidR="00683A80" w:rsidRDefault="00000000">
      <w:pPr>
        <w:pStyle w:val="Subtitle"/>
      </w:pPr>
      <w:r>
        <w:t>Brief Report</w:t>
      </w:r>
    </w:p>
    <w:p w14:paraId="05051306" w14:textId="77777777" w:rsidR="00683A80" w:rsidRDefault="00000000">
      <w:pPr>
        <w:pStyle w:val="Author"/>
      </w:pPr>
      <w:r>
        <w:t>Yuyong Kim</w:t>
      </w:r>
    </w:p>
    <w:p w14:paraId="2EB777AA" w14:textId="77777777" w:rsidR="000D2A93" w:rsidRPr="00A7352D" w:rsidRDefault="00000000">
      <w:pPr>
        <w:pStyle w:val="Author"/>
        <w:rPr>
          <w:sz w:val="20"/>
          <w:szCs w:val="20"/>
        </w:rPr>
      </w:pPr>
      <w:r w:rsidRPr="00A7352D">
        <w:rPr>
          <w:sz w:val="20"/>
          <w:szCs w:val="20"/>
        </w:rPr>
        <w:t>University of Wisconsin-Madison, Madison, WI 53706, USA</w:t>
      </w:r>
    </w:p>
    <w:p w14:paraId="4F768E39" w14:textId="77777777" w:rsidR="000D2A93" w:rsidRPr="00A7352D" w:rsidRDefault="00000000">
      <w:pPr>
        <w:pStyle w:val="Author"/>
        <w:rPr>
          <w:sz w:val="20"/>
          <w:szCs w:val="20"/>
        </w:rPr>
      </w:pPr>
      <w:r w:rsidRPr="00A7352D">
        <w:rPr>
          <w:sz w:val="20"/>
          <w:szCs w:val="20"/>
        </w:rPr>
        <w:t>Corresponding author: Yuyong Kim</w:t>
      </w:r>
    </w:p>
    <w:p w14:paraId="123AF5E7" w14:textId="77777777" w:rsidR="000D2A93" w:rsidRPr="00A7352D" w:rsidRDefault="00000000">
      <w:pPr>
        <w:pStyle w:val="Author"/>
        <w:rPr>
          <w:sz w:val="20"/>
          <w:szCs w:val="20"/>
        </w:rPr>
      </w:pPr>
      <w:r w:rsidRPr="00A7352D">
        <w:rPr>
          <w:sz w:val="20"/>
          <w:szCs w:val="20"/>
        </w:rPr>
        <w:t>Email: ykim288@wisc.edu</w:t>
      </w:r>
    </w:p>
    <w:p w14:paraId="7AF8668C" w14:textId="77777777" w:rsidR="000D2A93" w:rsidRPr="00A7352D" w:rsidRDefault="00000000">
      <w:pPr>
        <w:pStyle w:val="Author"/>
        <w:rPr>
          <w:sz w:val="20"/>
          <w:szCs w:val="20"/>
        </w:rPr>
      </w:pPr>
      <w:r w:rsidRPr="00A7352D">
        <w:rPr>
          <w:sz w:val="20"/>
          <w:szCs w:val="20"/>
        </w:rPr>
        <w:t>ORCID: 0009-0006-4842-666X</w:t>
      </w:r>
    </w:p>
    <w:p w14:paraId="2682FB94" w14:textId="77777777" w:rsidR="00683A80" w:rsidRDefault="00000000">
      <w:pPr>
        <w:pStyle w:val="AbstractTitle"/>
      </w:pPr>
      <w:r>
        <w:t>Abstract</w:t>
      </w:r>
    </w:p>
    <w:p w14:paraId="09FA13D7" w14:textId="77777777" w:rsidR="00683A80" w:rsidRDefault="00000000">
      <w:pPr>
        <w:pStyle w:val="Abstract"/>
      </w:pPr>
      <w:r>
        <w:rPr>
          <w:b/>
          <w:bCs/>
        </w:rPr>
        <w:t>Purpose.</w:t>
      </w:r>
      <w:r>
        <w:t xml:space="preserv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14:paraId="59D7E5FD" w14:textId="77777777" w:rsidR="00683A80" w:rsidRDefault="00000000">
      <w:pPr>
        <w:pStyle w:val="Abstract"/>
      </w:pPr>
      <w:r>
        <w:rPr>
          <w:b/>
          <w:bCs/>
        </w:rPr>
        <w:t>Methods.</w:t>
      </w:r>
      <w:r>
        <w:t xml:space="preserve">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14:paraId="4A9EEE4E" w14:textId="77777777" w:rsidR="00683A80" w:rsidRDefault="00000000">
      <w:pPr>
        <w:pStyle w:val="Abstract"/>
      </w:pPr>
      <w:r>
        <w:rPr>
          <w:b/>
          <w:bCs/>
        </w:rPr>
        <w:t>Results.</w:t>
      </w:r>
      <w:r>
        <w:t xml:space="preserve">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14:paraId="4E29068B" w14:textId="77777777" w:rsidR="00683A80" w:rsidRDefault="00000000">
      <w:pPr>
        <w:pStyle w:val="Abstract"/>
      </w:pPr>
      <w:r>
        <w:rPr>
          <w:b/>
          <w:bCs/>
        </w:rPr>
        <w:t>Conclusion.</w:t>
      </w:r>
      <w:r>
        <w:t xml:space="preserve"> The contribution is the construction, validation, and public release of a standards-compliant accessibility resource, not an end-user reading-performance claim. Reading-comprehension and field-usability studies with visually impaired readers remain necessary follow-up work.</w:t>
      </w:r>
    </w:p>
    <w:p w14:paraId="16ECE508" w14:textId="77777777" w:rsidR="00683A80" w:rsidRDefault="00000000">
      <w:pPr>
        <w:pStyle w:val="FirstParagraph"/>
      </w:pPr>
      <w:r>
        <w:rPr>
          <w:b/>
          <w:bCs/>
        </w:rPr>
        <w:t>Keywords:</w:t>
      </w:r>
      <w:r>
        <w:t xml:space="preserve"> Accessibility infrastructure; Braille; Korean braille; Chemical safety information; MSDS dataset; Disability rights.</w:t>
      </w:r>
    </w:p>
    <w:p w14:paraId="191B11EA" w14:textId="4C6F2564" w:rsidR="00683A80" w:rsidRDefault="00000000" w:rsidP="007B5F16">
      <w:pPr>
        <w:pStyle w:val="Heading1"/>
        <w:numPr>
          <w:ilvl w:val="0"/>
          <w:numId w:val="8"/>
        </w:numPr>
        <w:pPrChange w:id="0" w:author="Author">
          <w:pPr>
            <w:pStyle w:val="Heading1"/>
          </w:pPr>
        </w:pPrChange>
      </w:pPr>
      <w:bookmarkStart w:id="1" w:name="sec:introduction"/>
      <w:r>
        <w:t>Introduction</w:t>
      </w:r>
    </w:p>
    <w:p w14:paraId="3E8B05B7" w14:textId="77777777" w:rsidR="00683A80" w:rsidRDefault="00000000">
      <w:pPr>
        <w:pStyle w:val="FirstParagraph"/>
      </w:pPr>
      <w:r>
        <w:t xml:space="preserve">Material Safety Data Sheets (MSDS), internationally known as Safety Data Sheets, are mandatory technical documents containing hazard classifications, safe handling procedures, emergency measures, and exposure-limit information [1]. In South Korea these records are produced as visual regulatory text, although information-access obligations under Article 9 of the UN Convention on the Rights of Persons with Disabilities [2] and Article 21 of Korea’s Anti-Discrimination Against Persons with Disabilities Act [3] </w:t>
      </w:r>
      <w:r>
        <w:lastRenderedPageBreak/>
        <w:t>provide a clear normative basis for accessible formats. The practical gap is not whether chemical-safety information should be accessible, but whether a reproducible, standards-compliant braille resource exists at the scale of the public MSDS record.</w:t>
      </w:r>
    </w:p>
    <w:p w14:paraId="766710CC" w14:textId="77777777" w:rsidR="00683A80" w:rsidRDefault="00000000">
      <w:pPr>
        <w:pStyle w:val="BodyText"/>
      </w:pPr>
      <w:r>
        <w:t>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14:paraId="6AFC61B6" w14:textId="77777777" w:rsidR="00683A80" w:rsidRDefault="00000000">
      <w:pPr>
        <w:pStyle w:val="BodyText"/>
      </w:pPr>
      <w:r>
        <w:t>The report makes four claims. First, it releases a corpus covering 48,966 chemicals from a 769,897-row source-section database, with 401,272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p w14:paraId="6F3D69D7" w14:textId="538A4578" w:rsidR="00683A80" w:rsidRDefault="00000000" w:rsidP="007B5F16">
      <w:pPr>
        <w:pStyle w:val="Heading1"/>
        <w:numPr>
          <w:ilvl w:val="0"/>
          <w:numId w:val="8"/>
        </w:numPr>
        <w:pPrChange w:id="2" w:author="Author">
          <w:pPr>
            <w:pStyle w:val="Heading1"/>
          </w:pPr>
        </w:pPrChange>
      </w:pPr>
      <w:bookmarkStart w:id="3" w:name="sec:related"/>
      <w:bookmarkEnd w:id="1"/>
      <w:r>
        <w:t>Related Work</w:t>
      </w:r>
    </w:p>
    <w:p w14:paraId="22125E82" w14:textId="1767B3AA" w:rsidR="00683A80" w:rsidRDefault="003E1DFB">
      <w:pPr>
        <w:pStyle w:val="Heading2"/>
      </w:pPr>
      <w:bookmarkStart w:id="4" w:name="accessibility-infrastructure"/>
      <w:ins w:id="5" w:author="Author">
        <w:r>
          <w:t xml:space="preserve">2.1 </w:t>
        </w:r>
      </w:ins>
      <w:r w:rsidR="00000000">
        <w:t>Accessibility Infrastructure</w:t>
      </w:r>
    </w:p>
    <w:p w14:paraId="35C06F61" w14:textId="77777777" w:rsidR="00683A80" w:rsidRDefault="00000000">
      <w:pPr>
        <w:pStyle w:val="FirstParagraph"/>
      </w:pPr>
      <w:r>
        <w:t xml:space="preserve">Policy and design literature distinguish </w:t>
      </w:r>
      <w:r>
        <w:rPr>
          <w:i/>
          <w:iCs/>
        </w:rPr>
        <w:t>assistive services</w:t>
      </w:r>
      <w:r>
        <w:t xml:space="preserve">, which respond to individual requests, from </w:t>
      </w:r>
      <w:r>
        <w:rPr>
          <w:i/>
          <w:iCs/>
        </w:rPr>
        <w:t>accessibility infrastructure</w:t>
      </w:r>
      <w:r>
        <w:t>, which pre-installs the conditions for access. Hamraie’s history of universal design [4] documents how accessibility provisions originated as targeted disability interventions but were progressively recognized as foundational built-environment features. Blackwell’s articulation of the “curb-cut effect” [5] generalizes the pattern: design changes initially intended for an underserved group consistently yield broader benefits, but only after the original intervention has been built ahead of demonstrated demand. Bennett and Keyes [6] further argue that disability-related technical interventions framed in terms of marginal “fairness” calculations systematically miss the structural-justice dimension; the appropriate frame is whether the structural conditions for participation exist at all.</w:t>
      </w:r>
    </w:p>
    <w:p w14:paraId="327DA106" w14:textId="245F575F" w:rsidR="00683A80" w:rsidRDefault="00000000">
      <w:pPr>
        <w:pStyle w:val="BodyText"/>
      </w:pPr>
      <w:r>
        <w:t>The present work positions domain-specific braille corpora for technical and regulatory information as a category of accessibility infrastructure that has been systematically underproduced, particularly outside English. Standard examples</w:t>
      </w:r>
      <w:ins w:id="6" w:author="Author">
        <w:r w:rsidR="003E1DFB">
          <w:t xml:space="preserve"> - </w:t>
        </w:r>
      </w:ins>
      <w:del w:id="7" w:author="Author">
        <w:r w:rsidDel="003E1DFB">
          <w:delText>—</w:delText>
        </w:r>
      </w:del>
      <w:r>
        <w:t>captioning systems, public-library braille collections, audio description, sign-language interpretation of legislative proceedings</w:t>
      </w:r>
      <w:ins w:id="8" w:author="Author">
        <w:r w:rsidR="003E1DFB">
          <w:t xml:space="preserve"> - </w:t>
        </w:r>
      </w:ins>
      <w:del w:id="9" w:author="Author">
        <w:r w:rsidDel="003E1DFB">
          <w:delText>—</w:delText>
        </w:r>
      </w:del>
      <w:r>
        <w:t xml:space="preserve">are characteristically produced in advance of measured demand and justified by rights frameworks rather than marginal-utility calculations. Within accessibility research specifically, the framings most relevant to the present work are: </w:t>
      </w:r>
      <w:r>
        <w:rPr>
          <w:i/>
          <w:iCs/>
        </w:rPr>
        <w:t>ability-based design</w:t>
      </w:r>
      <w:r>
        <w:t xml:space="preserve"> and </w:t>
      </w:r>
      <w:r>
        <w:rPr>
          <w:i/>
          <w:iCs/>
        </w:rPr>
        <w:t>universal usability</w:t>
      </w:r>
      <w:r>
        <w:t xml:space="preserve">, which treat the absence of access as a property of the artifact rather than the user; the literature on </w:t>
      </w:r>
      <w:r>
        <w:rPr>
          <w:i/>
          <w:iCs/>
        </w:rPr>
        <w:t>accessible STEM</w:t>
      </w:r>
      <w:r>
        <w:t xml:space="preserve"> and tactile representation, which establishes the precedent that technical content (mathematics, </w:t>
      </w:r>
      <w:r>
        <w:lastRenderedPageBreak/>
        <w:t xml:space="preserve">chemistry diagrams) deserves first-class braille and tactile-graphics representation rather than only screen-reader fallbacks; and </w:t>
      </w:r>
      <w:r>
        <w:rPr>
          <w:i/>
          <w:iCs/>
        </w:rPr>
        <w:t>disability justice</w:t>
      </w:r>
      <w:r>
        <w:t xml:space="preserve"> critiques of marginal-utility framings of accessibility provision. KOSHA-Braille extends this lineage into chemical-safety regulatory documentation, a domain where neither English nor non-English first-class braille infrastructure has previously been reported.</w:t>
      </w:r>
    </w:p>
    <w:p w14:paraId="18973348" w14:textId="0A96F458" w:rsidR="00683A80" w:rsidRDefault="00287A66">
      <w:pPr>
        <w:pStyle w:val="Heading2"/>
      </w:pPr>
      <w:bookmarkStart w:id="10" w:name="X9b9b26eb3d907edf281b3c36425415706c4d6c4"/>
      <w:bookmarkEnd w:id="4"/>
      <w:ins w:id="11" w:author="Author">
        <w:r>
          <w:t xml:space="preserve">2.2 </w:t>
        </w:r>
      </w:ins>
      <w:r w:rsidR="00000000">
        <w:t>Braille Translation Systems and Technical-Material Braille</w:t>
      </w:r>
    </w:p>
    <w:p w14:paraId="7B970B4C" w14:textId="384EB373" w:rsidR="00683A80" w:rsidRDefault="00000000">
      <w:pPr>
        <w:pStyle w:val="FirstParagraph"/>
      </w:pPr>
      <w:r>
        <w:t>Braille translation is most extensively studied for English via liblouis [7], an open-source translator supporting more than 100 languages. For Korean, liblouis provides Grade 1 and Grade 2 tables based on the 2006 standards; a small number of open-source projects implement the 2017 revisions [8,</w:t>
      </w:r>
      <w:ins w:id="12" w:author="Author">
        <w:r w:rsidR="000B30E7">
          <w:t xml:space="preserve"> </w:t>
        </w:r>
      </w:ins>
      <w:r>
        <w:t>9]. These tools are character-level translators and do not address domain-level concerns such as consistent handling of regulatory codes, scientific notation within safety text, or large-scale corpus construction.</w:t>
      </w:r>
    </w:p>
    <w:p w14:paraId="6C996103" w14:textId="6733EA6A" w:rsidR="00683A80" w:rsidRDefault="00000000">
      <w:pPr>
        <w:pStyle w:val="BodyText"/>
      </w:pPr>
      <w:r>
        <w:t xml:space="preserve">Beyond character-level translation, prior work on </w:t>
      </w:r>
      <w:r>
        <w:rPr>
          <w:i/>
          <w:iCs/>
        </w:rPr>
        <w:t>braille for technical reading</w:t>
      </w:r>
      <w:r>
        <w:t xml:space="preserve"> has concentrated on mathematics and STEM education</w:t>
      </w:r>
      <w:ins w:id="13" w:author="Author">
        <w:r w:rsidR="000B30E7">
          <w:t xml:space="preserve"> - </w:t>
        </w:r>
      </w:ins>
      <w:del w:id="14" w:author="Author">
        <w:r w:rsidDel="000B30E7">
          <w:delText>—</w:delText>
        </w:r>
      </w:del>
      <w:r>
        <w:t>Nemeth Code and Unified English Braille for mathematical notation, with tooling such as MathML-to-braille pipelines</w:t>
      </w:r>
      <w:ins w:id="15" w:author="Author">
        <w:r w:rsidR="000B30E7">
          <w:t xml:space="preserve"> - </w:t>
        </w:r>
      </w:ins>
      <w:del w:id="16" w:author="Author">
        <w:r w:rsidDel="000B30E7">
          <w:delText>—</w:delText>
        </w:r>
      </w:del>
      <w:r>
        <w:t xml:space="preserve">and on tactile-graphics support for diagrams. Comparatively little work treats large </w:t>
      </w:r>
      <w:r>
        <w:rPr>
          <w:i/>
          <w:iCs/>
        </w:rPr>
        <w:t>regulatory</w:t>
      </w:r>
      <w:r>
        <w:t xml:space="preserve"> 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p w14:paraId="532B9A6A" w14:textId="38DB6EE3" w:rsidR="00683A80" w:rsidRDefault="000B30E7">
      <w:pPr>
        <w:pStyle w:val="Heading2"/>
      </w:pPr>
      <w:bookmarkStart w:id="17" w:name="Xe1c5223020a4dbdcbd9a91551ca1851be126eea"/>
      <w:bookmarkEnd w:id="10"/>
      <w:ins w:id="18" w:author="Author">
        <w:r>
          <w:t xml:space="preserve">2.3 </w:t>
        </w:r>
      </w:ins>
      <w:r w:rsidR="00000000">
        <w:t>Chemical Safety Information Accessibility</w:t>
      </w:r>
    </w:p>
    <w:p w14:paraId="4ACFA4C1" w14:textId="77777777" w:rsidR="00683A80" w:rsidRDefault="00000000">
      <w:pPr>
        <w:pStyle w:val="FirstParagraph"/>
      </w:pPr>
      <w:r>
        <w:t>The Globally Harmonized System (GHS) [10] standardizes visual hazard communication but specifies no braille counterpart. The European Union mandates braille on pharmaceutical packaging [11], the narrowest precedent for regulated braille in chemistry-adjacent domains; this applies to product names only, not to safety documentation. We are not aware of prior work on braille SDS/MSDS in any language.</w:t>
      </w:r>
    </w:p>
    <w:p w14:paraId="1AF06E8F" w14:textId="7526C119" w:rsidR="00683A80" w:rsidRDefault="000B30E7">
      <w:pPr>
        <w:pStyle w:val="Heading2"/>
      </w:pPr>
      <w:bookmarkStart w:id="19" w:name="korean-braille-standards"/>
      <w:bookmarkEnd w:id="17"/>
      <w:ins w:id="20" w:author="Author">
        <w:r>
          <w:t xml:space="preserve">2.4 </w:t>
        </w:r>
      </w:ins>
      <w:r w:rsidR="00000000">
        <w:t>Korean Braille Standards</w:t>
      </w:r>
    </w:p>
    <w:p w14:paraId="14CE33C0" w14:textId="77777777" w:rsidR="00683A80" w:rsidRDefault="00000000">
      <w:pPr>
        <w:pStyle w:val="FirstParagraph"/>
      </w:pPr>
      <w:r>
        <w:t>The 2017 Korean Braille Standards [12] 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p w14:paraId="45A41162" w14:textId="0E0E9DCE" w:rsidR="00683A80" w:rsidRDefault="00000000" w:rsidP="007B5F16">
      <w:pPr>
        <w:pStyle w:val="Heading1"/>
        <w:numPr>
          <w:ilvl w:val="0"/>
          <w:numId w:val="8"/>
        </w:numPr>
        <w:pPrChange w:id="21" w:author="Author">
          <w:pPr>
            <w:pStyle w:val="Heading1"/>
          </w:pPr>
        </w:pPrChange>
      </w:pPr>
      <w:bookmarkStart w:id="22" w:name="sec:system"/>
      <w:bookmarkEnd w:id="3"/>
      <w:bookmarkEnd w:id="19"/>
      <w:r>
        <w:lastRenderedPageBreak/>
        <w:t>System Architecture</w:t>
      </w:r>
    </w:p>
    <w:p w14:paraId="423BC520" w14:textId="589BDB5E" w:rsidR="00683A80" w:rsidRDefault="0025103B">
      <w:pPr>
        <w:pStyle w:val="Heading2"/>
      </w:pPr>
      <w:bookmarkStart w:id="23" w:name="data-pipeline"/>
      <w:ins w:id="24" w:author="Author">
        <w:r>
          <w:rPr>
            <w:lang w:val="el-GR"/>
          </w:rPr>
          <w:t xml:space="preserve">3.1 </w:t>
        </w:r>
      </w:ins>
      <w:r w:rsidR="00000000">
        <w:t>Data Pipeline</w:t>
      </w:r>
    </w:p>
    <w:p w14:paraId="0A064561" w14:textId="2A12B8C5" w:rsidR="00683A80" w:rsidRDefault="00000000">
      <w:pPr>
        <w:pStyle w:val="FirstParagraph"/>
      </w:pPr>
      <w:r>
        <w:t xml:space="preserve">The system comprises four stages, illustrated in </w:t>
      </w:r>
      <w:del w:id="25" w:author="Author">
        <w:r w:rsidDel="00D06329">
          <w:delText>Fig.</w:delText>
        </w:r>
      </w:del>
      <w:ins w:id="26" w:author="Author">
        <w:r w:rsidR="00D06329">
          <w:t>Figure</w:t>
        </w:r>
      </w:ins>
      <w:r>
        <w:t> </w:t>
      </w:r>
      <w:hyperlink w:anchor="fig:pipeline">
        <w:r w:rsidR="00683A80">
          <w:rPr>
            <w:rStyle w:val="Hyperlink"/>
          </w:rPr>
          <w:t>1</w:t>
        </w:r>
      </w:hyperlink>
      <w:r>
        <w:t>: acquisition, extraction, encoding, and delivery.</w:t>
      </w:r>
    </w:p>
    <w:p w14:paraId="2DA04B2B" w14:textId="77777777" w:rsidR="00683A80" w:rsidRDefault="00B73FBD">
      <w:pPr>
        <w:pStyle w:val="CaptionedFigure"/>
      </w:pPr>
      <w:bookmarkStart w:id="27" w:name="fig:pipeline"/>
      <w:r>
        <w:rPr>
          <w:noProof/>
        </w:rPr>
        <w:drawing>
          <wp:inline distT="0" distB="0" distL="0" distR="0" wp14:anchorId="142B8B3C" wp14:editId="7ECC32D1">
            <wp:extent cx="6258315" cy="1767195"/>
            <wp:effectExtent l="0" t="0" r="0" b="0"/>
            <wp:docPr id="67475456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1558" cy="1773758"/>
                    </a:xfrm>
                    <a:prstGeom prst="rect">
                      <a:avLst/>
                    </a:prstGeom>
                    <a:noFill/>
                  </pic:spPr>
                </pic:pic>
              </a:graphicData>
            </a:graphic>
          </wp:inline>
        </w:drawing>
      </w:r>
    </w:p>
    <w:p w14:paraId="1CB9999E" w14:textId="0A8A721C" w:rsidR="00D06329" w:rsidRPr="007B5F16" w:rsidRDefault="00D06329">
      <w:pPr>
        <w:pStyle w:val="ImageCaption"/>
        <w:rPr>
          <w:ins w:id="28" w:author="Author"/>
          <w:i w:val="0"/>
          <w:iCs/>
          <w:rPrChange w:id="29" w:author="Author">
            <w:rPr>
              <w:ins w:id="30" w:author="Author"/>
            </w:rPr>
          </w:rPrChange>
        </w:rPr>
      </w:pPr>
      <w:commentRangeStart w:id="31"/>
      <w:ins w:id="32" w:author="Author">
        <w:r>
          <w:rPr>
            <w:i w:val="0"/>
            <w:iCs/>
          </w:rPr>
          <w:t xml:space="preserve">Fig. 1. System Architecture </w:t>
        </w:r>
        <w:commentRangeEnd w:id="31"/>
        <w:r w:rsidR="001036B7">
          <w:rPr>
            <w:rStyle w:val="CommentReference"/>
            <w:i w:val="0"/>
          </w:rPr>
          <w:commentReference w:id="31"/>
        </w:r>
      </w:ins>
    </w:p>
    <w:p w14:paraId="79707B8C" w14:textId="16BE4714" w:rsidR="00683A80" w:rsidRDefault="00000000">
      <w:pPr>
        <w:pStyle w:val="ImageCaption"/>
      </w:pPr>
      <w:r>
        <w:t>System architecture of KOSHA-Braille. MSDS data is acquired from the KOSHA public API, parsed and cleaned (including GHS pictogram conversion), encoded to Korean braille following the 2017 standards, and served through a web interface.</w:t>
      </w:r>
    </w:p>
    <w:bookmarkEnd w:id="27"/>
    <w:p w14:paraId="6B409C46" w14:textId="77777777" w:rsidR="00683A80" w:rsidRDefault="00000000">
      <w:pPr>
        <w:numPr>
          <w:ilvl w:val="0"/>
          <w:numId w:val="2"/>
        </w:numPr>
      </w:pPr>
      <w:r>
        <w:rPr>
          <w:b/>
          <w:bCs/>
        </w:rPr>
        <w:t>Data Acquisition</w:t>
      </w:r>
      <w:r>
        <w:t>: KOSHA MSDS data is retrieved via the Korea Public Data Portal REST API [13], providing 16 standardized MSDS sections per chemical in XML format.</w:t>
      </w:r>
    </w:p>
    <w:p w14:paraId="28B8115B" w14:textId="77777777" w:rsidR="00683A80" w:rsidRDefault="00000000">
      <w:pPr>
        <w:numPr>
          <w:ilvl w:val="0"/>
          <w:numId w:val="2"/>
        </w:numPr>
      </w:pPr>
      <w:r>
        <w:rPr>
          <w:b/>
          <w:bCs/>
        </w:rPr>
        <w:t>Text Extraction</w:t>
      </w:r>
      <w:r>
        <w:t>: XML responses are parsed for Korean text content. GHS pictogram references (e.g., “GHS06.gif”) are resolved to descriptive Korean text (e.g., “</w:t>
      </w:r>
      <w:r>
        <w:t>급성독성</w:t>
      </w:r>
      <w:r>
        <w:t>”) so that braille output conveys semantic hazard information rather than an unreadable filename.</w:t>
      </w:r>
    </w:p>
    <w:p w14:paraId="387EA780" w14:textId="77777777" w:rsidR="00683A80" w:rsidRDefault="00000000">
      <w:pPr>
        <w:numPr>
          <w:ilvl w:val="0"/>
          <w:numId w:val="2"/>
        </w:numPr>
      </w:pPr>
      <w:r>
        <w:rPr>
          <w:b/>
          <w:bCs/>
        </w:rPr>
        <w:t>Braille Encoding</w:t>
      </w:r>
      <w:r>
        <w:t>: Korean text is converted to Unicode braille (U+2800–U+28FF) following the 2017 Korean Braille Standards.</w:t>
      </w:r>
    </w:p>
    <w:p w14:paraId="6DECB25D" w14:textId="77777777" w:rsidR="00683A80" w:rsidRDefault="00000000">
      <w:pPr>
        <w:numPr>
          <w:ilvl w:val="0"/>
          <w:numId w:val="2"/>
        </w:numPr>
      </w:pPr>
      <w:r>
        <w:rPr>
          <w:b/>
          <w:bCs/>
        </w:rPr>
        <w:t>Delivery</w:t>
      </w:r>
      <w:r>
        <w:t xml:space="preserve">: A FastAPI backend serves the encoded content through a REST API; the reference single-page frontend provides search and side-by-side visual/braille viewing; downloads are offered in embosser-format BRF and Unicode </w:t>
      </w:r>
      <w:r>
        <w:rPr>
          <w:rStyle w:val="VerbatimChar"/>
        </w:rPr>
        <w:t>.txt</w:t>
      </w:r>
      <w:r>
        <w:t>.</w:t>
      </w:r>
    </w:p>
    <w:p w14:paraId="2C8383F6" w14:textId="36587214" w:rsidR="00683A80" w:rsidRDefault="007A185C">
      <w:pPr>
        <w:pStyle w:val="Heading2"/>
      </w:pPr>
      <w:bookmarkStart w:id="33" w:name="korean-braille-encoding"/>
      <w:bookmarkEnd w:id="23"/>
      <w:ins w:id="34" w:author="Author">
        <w:r>
          <w:t xml:space="preserve">3.2 </w:t>
        </w:r>
      </w:ins>
      <w:r w:rsidR="00000000">
        <w:t>Korean Braille Encoding</w:t>
      </w:r>
    </w:p>
    <w:p w14:paraId="4C6A36AE" w14:textId="77777777" w:rsidR="00683A80" w:rsidRDefault="00000000">
      <w:pPr>
        <w:pStyle w:val="FirstParagraph"/>
      </w:pPr>
      <w:r>
        <w:t>The encoding process is deterministic and lossless. Each Hangul syllable is decomposed using Unicode arithmetic into initial consonant, vowel, and final consonant, each mapping to a fixed dot pattern.</w:t>
      </w:r>
    </w:p>
    <w:p w14:paraId="21C08189" w14:textId="77777777" w:rsidR="00683A80" w:rsidRDefault="00000000">
      <w:pPr>
        <w:pStyle w:val="BodyText"/>
      </w:pPr>
      <w:r>
        <w:t>The encoder handles four character types with appropriate braille indicators:</w:t>
      </w:r>
    </w:p>
    <w:p w14:paraId="713633D1" w14:textId="2211940E" w:rsidR="00683A80" w:rsidRDefault="00000000">
      <w:pPr>
        <w:numPr>
          <w:ilvl w:val="0"/>
          <w:numId w:val="3"/>
        </w:numPr>
      </w:pPr>
      <w:r>
        <w:rPr>
          <w:b/>
          <w:bCs/>
        </w:rPr>
        <w:lastRenderedPageBreak/>
        <w:t>Hangul</w:t>
      </w:r>
      <w:r>
        <w:t>: direct decomposition to braille dot patterns (no indicator needed)</w:t>
      </w:r>
      <w:ins w:id="35" w:author="Author">
        <w:r w:rsidR="00EE6E62">
          <w:t>;</w:t>
        </w:r>
      </w:ins>
      <w:del w:id="36" w:author="Author">
        <w:r w:rsidDel="00EE6E62">
          <w:delText>.</w:delText>
        </w:r>
      </w:del>
    </w:p>
    <w:p w14:paraId="476ECAF7" w14:textId="4AD21A05" w:rsidR="00683A80" w:rsidRDefault="00000000">
      <w:pPr>
        <w:numPr>
          <w:ilvl w:val="0"/>
          <w:numId w:val="3"/>
        </w:numPr>
      </w:pPr>
      <w:r>
        <w:rPr>
          <w:b/>
          <w:bCs/>
        </w:rPr>
        <w:t>Numbers</w:t>
      </w:r>
      <w:r>
        <w:t>: number indicator (dots 3-4-5-6) followed by digit patterns</w:t>
      </w:r>
      <w:ins w:id="37" w:author="Author">
        <w:r w:rsidR="00EE6E62">
          <w:t>;</w:t>
        </w:r>
      </w:ins>
      <w:del w:id="38" w:author="Author">
        <w:r w:rsidDel="00EE6E62">
          <w:delText>.</w:delText>
        </w:r>
      </w:del>
    </w:p>
    <w:p w14:paraId="006D5142" w14:textId="3644425C" w:rsidR="00683A80" w:rsidRDefault="00000000">
      <w:pPr>
        <w:numPr>
          <w:ilvl w:val="0"/>
          <w:numId w:val="3"/>
        </w:numPr>
      </w:pPr>
      <w:r>
        <w:rPr>
          <w:b/>
          <w:bCs/>
        </w:rPr>
        <w:t>Latin letters</w:t>
      </w:r>
      <w:r>
        <w:t>: Roman letter indicator (dots 3-5-6) followed by letter patterns; uppercase adds capital indicator (dot 6)</w:t>
      </w:r>
      <w:del w:id="39" w:author="Author">
        <w:r w:rsidDel="00EE6E62">
          <w:delText>.</w:delText>
        </w:r>
      </w:del>
      <w:ins w:id="40" w:author="Author">
        <w:r w:rsidR="00EE6E62">
          <w:t>;</w:t>
        </w:r>
      </w:ins>
    </w:p>
    <w:p w14:paraId="7CD2F730" w14:textId="77777777" w:rsidR="00683A80" w:rsidRDefault="00000000">
      <w:pPr>
        <w:numPr>
          <w:ilvl w:val="0"/>
          <w:numId w:val="3"/>
        </w:numPr>
      </w:pPr>
      <w:r>
        <w:rPr>
          <w:b/>
          <w:bCs/>
        </w:rPr>
        <w:t>Punctuation</w:t>
      </w:r>
      <w:r>
        <w:t>: direct mapping to Korean braille punctuation patterns.</w:t>
      </w:r>
    </w:p>
    <w:p w14:paraId="4461DEB4" w14:textId="77777777" w:rsidR="00683A80" w:rsidRDefault="00000000">
      <w:pPr>
        <w:pStyle w:val="FirstParagraph"/>
      </w:pPr>
      <w:r>
        <w:t>Double consonants use a dot-6 prefix cell followed by the base consonant pattern. Compound vowels and compound final consonants use multi-cell sequences.</w:t>
      </w:r>
    </w:p>
    <w:p w14:paraId="79A984EA" w14:textId="3F4A744A" w:rsidR="00683A80" w:rsidRDefault="00000000">
      <w:pPr>
        <w:pStyle w:val="BodyText"/>
      </w:pPr>
      <w:r>
        <w:t>Tables </w:t>
      </w:r>
      <w:hyperlink w:anchor="tab:cho">
        <w:r w:rsidR="00683A80">
          <w:rPr>
            <w:rStyle w:val="Hyperlink"/>
          </w:rPr>
          <w:t>1</w:t>
        </w:r>
      </w:hyperlink>
      <w:r>
        <w:t xml:space="preserve">, </w:t>
      </w:r>
      <w:hyperlink w:anchor="tab:jung">
        <w:r w:rsidR="00683A80">
          <w:rPr>
            <w:rStyle w:val="Hyperlink"/>
          </w:rPr>
          <w:t>2</w:t>
        </w:r>
      </w:hyperlink>
      <w:r>
        <w:t xml:space="preserve">, and </w:t>
      </w:r>
      <w:hyperlink w:anchor="tab:jong">
        <w:r w:rsidR="00683A80">
          <w:rPr>
            <w:rStyle w:val="Hyperlink"/>
          </w:rPr>
          <w:t>3</w:t>
        </w:r>
      </w:hyperlink>
      <w:r>
        <w:t xml:space="preserve"> show the complete mapping for initial consonants, vowels, and final consonants, respectively. </w:t>
      </w:r>
      <w:del w:id="41" w:author="Author">
        <w:r w:rsidDel="0076113F">
          <w:delText>Fig.</w:delText>
        </w:r>
      </w:del>
      <w:ins w:id="42" w:author="Author">
        <w:r w:rsidR="0076113F">
          <w:t>Figure</w:t>
        </w:r>
      </w:ins>
      <w:r>
        <w:t> </w:t>
      </w:r>
      <w:hyperlink w:anchor="fig:encoding_example">
        <w:r w:rsidR="00683A80">
          <w:rPr>
            <w:rStyle w:val="Hyperlink"/>
          </w:rPr>
          <w:t>2</w:t>
        </w:r>
      </w:hyperlink>
      <w:r>
        <w:t xml:space="preserve"> illustrates the full path for two representative MSDS tokens (“</w:t>
      </w:r>
      <w:r>
        <w:t>메탄올</w:t>
      </w:r>
      <w:r>
        <w:t>” = methanol; “</w:t>
      </w:r>
      <w:r>
        <w:t>인화성</w:t>
      </w:r>
      <w:r>
        <w:t>” = flammable).</w:t>
      </w:r>
    </w:p>
    <w:p w14:paraId="775D09ED" w14:textId="77777777" w:rsidR="00683A80" w:rsidRDefault="00B73FBD">
      <w:pPr>
        <w:pStyle w:val="CaptionedFigure"/>
      </w:pPr>
      <w:bookmarkStart w:id="43" w:name="fig:encoding_example"/>
      <w:r>
        <w:rPr>
          <w:noProof/>
        </w:rPr>
        <w:drawing>
          <wp:inline distT="0" distB="0" distL="0" distR="0" wp14:anchorId="47129BB0" wp14:editId="4E694286">
            <wp:extent cx="5625352" cy="2759325"/>
            <wp:effectExtent l="0" t="0" r="0" b="0"/>
            <wp:docPr id="17778772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7683" cy="2765374"/>
                    </a:xfrm>
                    <a:prstGeom prst="rect">
                      <a:avLst/>
                    </a:prstGeom>
                    <a:noFill/>
                  </pic:spPr>
                </pic:pic>
              </a:graphicData>
            </a:graphic>
          </wp:inline>
        </w:drawing>
      </w:r>
    </w:p>
    <w:p w14:paraId="49F5AA41" w14:textId="3C2E7E53" w:rsidR="0076113F" w:rsidRPr="00405368" w:rsidRDefault="0076113F" w:rsidP="0076113F">
      <w:pPr>
        <w:pStyle w:val="ImageCaption"/>
        <w:rPr>
          <w:ins w:id="44" w:author="Author"/>
          <w:i w:val="0"/>
          <w:iCs/>
        </w:rPr>
      </w:pPr>
      <w:commentRangeStart w:id="45"/>
      <w:ins w:id="46" w:author="Author">
        <w:r>
          <w:rPr>
            <w:i w:val="0"/>
            <w:iCs/>
          </w:rPr>
          <w:t xml:space="preserve">Fig. </w:t>
        </w:r>
        <w:r>
          <w:rPr>
            <w:i w:val="0"/>
            <w:iCs/>
          </w:rPr>
          <w:t>2</w:t>
        </w:r>
        <w:r>
          <w:rPr>
            <w:i w:val="0"/>
            <w:iCs/>
          </w:rPr>
          <w:t xml:space="preserve">. </w:t>
        </w:r>
        <w:r>
          <w:rPr>
            <w:i w:val="0"/>
            <w:iCs/>
          </w:rPr>
          <w:t xml:space="preserve">Korean Braille Encoding Example </w:t>
        </w:r>
        <w:commentRangeEnd w:id="45"/>
        <w:r w:rsidR="006D4F82">
          <w:rPr>
            <w:rStyle w:val="CommentReference"/>
            <w:i w:val="0"/>
          </w:rPr>
          <w:commentReference w:id="45"/>
        </w:r>
      </w:ins>
    </w:p>
    <w:p w14:paraId="4752D24B" w14:textId="4BFDF4A4" w:rsidR="00683A80" w:rsidRDefault="00000000">
      <w:pPr>
        <w:pStyle w:val="ImageCaption"/>
      </w:pPr>
      <w:r>
        <w:t>Worked encoding examples: each Hangul syllable is decomposed into initial/medial/final jamo (blue), then each jamo is emitted as one Korean braille cell. Empty circles denote unused dot positions in a 2</w:t>
      </w:r>
      <m:oMath>
        <m:r>
          <w:rPr>
            <w:rFonts w:ascii="Cambria Math" w:hAnsi="Cambria Math"/>
          </w:rPr>
          <m:t>×</m:t>
        </m:r>
      </m:oMath>
      <w:r>
        <w:t>3 braille cell.</w:t>
      </w:r>
    </w:p>
    <w:p w14:paraId="4F5A5133" w14:textId="29E58DAF" w:rsidR="00683A80" w:rsidRDefault="00B5317F">
      <w:pPr>
        <w:pStyle w:val="TableCaption"/>
      </w:pPr>
      <w:bookmarkStart w:id="47" w:name="tab:cho"/>
      <w:bookmarkEnd w:id="43"/>
      <w:ins w:id="48" w:author="Author">
        <w:r>
          <w:t xml:space="preserve">Table </w:t>
        </w:r>
        <w:r w:rsidR="009A22FE">
          <w:t>1</w:t>
        </w:r>
        <w:r>
          <w:t xml:space="preserve">: </w:t>
        </w:r>
      </w:ins>
      <w:r w:rsidR="00000000">
        <w:t>Initial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51989635"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6E9F614" w14:textId="77777777" w:rsidR="00683A80" w:rsidRDefault="00000000">
            <w:pPr>
              <w:pStyle w:val="Compact"/>
              <w:jc w:val="center"/>
            </w:pPr>
            <w:r>
              <w:t>Consonant</w:t>
            </w:r>
          </w:p>
        </w:tc>
        <w:tc>
          <w:tcPr>
            <w:tcW w:w="0" w:type="auto"/>
          </w:tcPr>
          <w:p w14:paraId="68925453" w14:textId="77777777" w:rsidR="00683A80" w:rsidRDefault="00000000">
            <w:pPr>
              <w:pStyle w:val="Compact"/>
              <w:jc w:val="center"/>
            </w:pPr>
            <w:r>
              <w:t>Dots</w:t>
            </w:r>
          </w:p>
        </w:tc>
        <w:tc>
          <w:tcPr>
            <w:tcW w:w="0" w:type="auto"/>
          </w:tcPr>
          <w:p w14:paraId="50B9E60B" w14:textId="77777777" w:rsidR="00683A80" w:rsidRDefault="00000000">
            <w:pPr>
              <w:pStyle w:val="Compact"/>
              <w:jc w:val="center"/>
            </w:pPr>
            <w:r>
              <w:t>Consonant</w:t>
            </w:r>
          </w:p>
        </w:tc>
        <w:tc>
          <w:tcPr>
            <w:tcW w:w="0" w:type="auto"/>
          </w:tcPr>
          <w:p w14:paraId="06BB116F" w14:textId="77777777" w:rsidR="00683A80" w:rsidRDefault="00000000">
            <w:pPr>
              <w:pStyle w:val="Compact"/>
              <w:jc w:val="center"/>
            </w:pPr>
            <w:r>
              <w:t>Dots</w:t>
            </w:r>
          </w:p>
        </w:tc>
      </w:tr>
      <w:tr w:rsidR="00683A80" w14:paraId="1B67498F" w14:textId="77777777">
        <w:tc>
          <w:tcPr>
            <w:tcW w:w="0" w:type="auto"/>
          </w:tcPr>
          <w:p w14:paraId="65C742A6" w14:textId="77777777" w:rsidR="00683A80" w:rsidRDefault="00000000">
            <w:pPr>
              <w:pStyle w:val="Compact"/>
              <w:jc w:val="center"/>
            </w:pPr>
            <w:r>
              <w:t>ㄱ</w:t>
            </w:r>
          </w:p>
        </w:tc>
        <w:tc>
          <w:tcPr>
            <w:tcW w:w="0" w:type="auto"/>
          </w:tcPr>
          <w:p w14:paraId="2854BA84" w14:textId="77777777" w:rsidR="00683A80" w:rsidRDefault="00000000">
            <w:pPr>
              <w:pStyle w:val="Compact"/>
              <w:jc w:val="center"/>
            </w:pPr>
            <w:r>
              <w:t>4</w:t>
            </w:r>
          </w:p>
        </w:tc>
        <w:tc>
          <w:tcPr>
            <w:tcW w:w="0" w:type="auto"/>
          </w:tcPr>
          <w:p w14:paraId="5584161F" w14:textId="77777777" w:rsidR="00683A80" w:rsidRDefault="00000000">
            <w:pPr>
              <w:pStyle w:val="Compact"/>
              <w:jc w:val="center"/>
            </w:pPr>
            <w:r>
              <w:t>ㅅ</w:t>
            </w:r>
          </w:p>
        </w:tc>
        <w:tc>
          <w:tcPr>
            <w:tcW w:w="0" w:type="auto"/>
          </w:tcPr>
          <w:p w14:paraId="475177A1" w14:textId="77777777" w:rsidR="00683A80" w:rsidRDefault="00000000">
            <w:pPr>
              <w:pStyle w:val="Compact"/>
              <w:jc w:val="center"/>
            </w:pPr>
            <w:r>
              <w:t>6</w:t>
            </w:r>
          </w:p>
        </w:tc>
      </w:tr>
      <w:tr w:rsidR="00683A80" w14:paraId="76049482" w14:textId="77777777">
        <w:tc>
          <w:tcPr>
            <w:tcW w:w="0" w:type="auto"/>
          </w:tcPr>
          <w:p w14:paraId="647DC645" w14:textId="77777777" w:rsidR="00683A80" w:rsidRDefault="00000000">
            <w:pPr>
              <w:pStyle w:val="Compact"/>
              <w:jc w:val="center"/>
            </w:pPr>
            <w:r>
              <w:t>ㄴ</w:t>
            </w:r>
          </w:p>
        </w:tc>
        <w:tc>
          <w:tcPr>
            <w:tcW w:w="0" w:type="auto"/>
          </w:tcPr>
          <w:p w14:paraId="482C1E4E" w14:textId="77777777" w:rsidR="00683A80" w:rsidRDefault="00000000">
            <w:pPr>
              <w:pStyle w:val="Compact"/>
              <w:jc w:val="center"/>
            </w:pPr>
            <w:r>
              <w:t>1-4</w:t>
            </w:r>
          </w:p>
        </w:tc>
        <w:tc>
          <w:tcPr>
            <w:tcW w:w="0" w:type="auto"/>
          </w:tcPr>
          <w:p w14:paraId="5F937CFC" w14:textId="77777777" w:rsidR="00683A80" w:rsidRDefault="00000000">
            <w:pPr>
              <w:pStyle w:val="Compact"/>
              <w:jc w:val="center"/>
            </w:pPr>
            <w:r>
              <w:t>ㅇ</w:t>
            </w:r>
          </w:p>
        </w:tc>
        <w:tc>
          <w:tcPr>
            <w:tcW w:w="0" w:type="auto"/>
          </w:tcPr>
          <w:p w14:paraId="382EC9E8" w14:textId="77777777" w:rsidR="00683A80" w:rsidRDefault="00000000">
            <w:pPr>
              <w:pStyle w:val="Compact"/>
              <w:jc w:val="center"/>
            </w:pPr>
            <w:r>
              <w:t>1-2-4-5</w:t>
            </w:r>
          </w:p>
        </w:tc>
      </w:tr>
      <w:tr w:rsidR="00683A80" w14:paraId="22EB1627" w14:textId="77777777">
        <w:tc>
          <w:tcPr>
            <w:tcW w:w="0" w:type="auto"/>
          </w:tcPr>
          <w:p w14:paraId="28C22727" w14:textId="77777777" w:rsidR="00683A80" w:rsidRDefault="00000000">
            <w:pPr>
              <w:pStyle w:val="Compact"/>
              <w:jc w:val="center"/>
            </w:pPr>
            <w:r>
              <w:t>ㄷ</w:t>
            </w:r>
          </w:p>
        </w:tc>
        <w:tc>
          <w:tcPr>
            <w:tcW w:w="0" w:type="auto"/>
          </w:tcPr>
          <w:p w14:paraId="3B64DA9C" w14:textId="77777777" w:rsidR="00683A80" w:rsidRDefault="00000000">
            <w:pPr>
              <w:pStyle w:val="Compact"/>
              <w:jc w:val="center"/>
            </w:pPr>
            <w:r>
              <w:t>2-4</w:t>
            </w:r>
          </w:p>
        </w:tc>
        <w:tc>
          <w:tcPr>
            <w:tcW w:w="0" w:type="auto"/>
          </w:tcPr>
          <w:p w14:paraId="27236B8A" w14:textId="77777777" w:rsidR="00683A80" w:rsidRDefault="00000000">
            <w:pPr>
              <w:pStyle w:val="Compact"/>
              <w:jc w:val="center"/>
            </w:pPr>
            <w:r>
              <w:t>ㅈ</w:t>
            </w:r>
          </w:p>
        </w:tc>
        <w:tc>
          <w:tcPr>
            <w:tcW w:w="0" w:type="auto"/>
          </w:tcPr>
          <w:p w14:paraId="14E150F2" w14:textId="77777777" w:rsidR="00683A80" w:rsidRDefault="00000000">
            <w:pPr>
              <w:pStyle w:val="Compact"/>
              <w:jc w:val="center"/>
            </w:pPr>
            <w:r>
              <w:t>4-6</w:t>
            </w:r>
          </w:p>
        </w:tc>
      </w:tr>
      <w:tr w:rsidR="00683A80" w14:paraId="6B08B926" w14:textId="77777777">
        <w:tc>
          <w:tcPr>
            <w:tcW w:w="0" w:type="auto"/>
          </w:tcPr>
          <w:p w14:paraId="2FBD9F86" w14:textId="77777777" w:rsidR="00683A80" w:rsidRDefault="00000000">
            <w:pPr>
              <w:pStyle w:val="Compact"/>
              <w:jc w:val="center"/>
            </w:pPr>
            <w:r>
              <w:lastRenderedPageBreak/>
              <w:t>ㄹ</w:t>
            </w:r>
          </w:p>
        </w:tc>
        <w:tc>
          <w:tcPr>
            <w:tcW w:w="0" w:type="auto"/>
          </w:tcPr>
          <w:p w14:paraId="189DAADA" w14:textId="77777777" w:rsidR="00683A80" w:rsidRDefault="00000000">
            <w:pPr>
              <w:pStyle w:val="Compact"/>
              <w:jc w:val="center"/>
            </w:pPr>
            <w:r>
              <w:t>5</w:t>
            </w:r>
          </w:p>
        </w:tc>
        <w:tc>
          <w:tcPr>
            <w:tcW w:w="0" w:type="auto"/>
          </w:tcPr>
          <w:p w14:paraId="73B0387F" w14:textId="77777777" w:rsidR="00683A80" w:rsidRDefault="00000000">
            <w:pPr>
              <w:pStyle w:val="Compact"/>
              <w:jc w:val="center"/>
            </w:pPr>
            <w:r>
              <w:t>ㅊ</w:t>
            </w:r>
          </w:p>
        </w:tc>
        <w:tc>
          <w:tcPr>
            <w:tcW w:w="0" w:type="auto"/>
          </w:tcPr>
          <w:p w14:paraId="4A744F08" w14:textId="77777777" w:rsidR="00683A80" w:rsidRDefault="00000000">
            <w:pPr>
              <w:pStyle w:val="Compact"/>
              <w:jc w:val="center"/>
            </w:pPr>
            <w:r>
              <w:t>5-6</w:t>
            </w:r>
          </w:p>
        </w:tc>
      </w:tr>
      <w:tr w:rsidR="00683A80" w14:paraId="57895D77" w14:textId="77777777">
        <w:tc>
          <w:tcPr>
            <w:tcW w:w="0" w:type="auto"/>
          </w:tcPr>
          <w:p w14:paraId="48B3DF70" w14:textId="77777777" w:rsidR="00683A80" w:rsidRDefault="00000000">
            <w:pPr>
              <w:pStyle w:val="Compact"/>
              <w:jc w:val="center"/>
            </w:pPr>
            <w:r>
              <w:t>ㅁ</w:t>
            </w:r>
          </w:p>
        </w:tc>
        <w:tc>
          <w:tcPr>
            <w:tcW w:w="0" w:type="auto"/>
          </w:tcPr>
          <w:p w14:paraId="378FB69C" w14:textId="77777777" w:rsidR="00683A80" w:rsidRDefault="00000000">
            <w:pPr>
              <w:pStyle w:val="Compact"/>
              <w:jc w:val="center"/>
            </w:pPr>
            <w:r>
              <w:t>1-5</w:t>
            </w:r>
          </w:p>
        </w:tc>
        <w:tc>
          <w:tcPr>
            <w:tcW w:w="0" w:type="auto"/>
          </w:tcPr>
          <w:p w14:paraId="1F5D603B" w14:textId="77777777" w:rsidR="00683A80" w:rsidRDefault="00000000">
            <w:pPr>
              <w:pStyle w:val="Compact"/>
              <w:jc w:val="center"/>
            </w:pPr>
            <w:r>
              <w:t>ㅋ</w:t>
            </w:r>
          </w:p>
        </w:tc>
        <w:tc>
          <w:tcPr>
            <w:tcW w:w="0" w:type="auto"/>
          </w:tcPr>
          <w:p w14:paraId="5C417DF1" w14:textId="77777777" w:rsidR="00683A80" w:rsidRDefault="00000000">
            <w:pPr>
              <w:pStyle w:val="Compact"/>
              <w:jc w:val="center"/>
            </w:pPr>
            <w:r>
              <w:t>1-2-4</w:t>
            </w:r>
          </w:p>
        </w:tc>
      </w:tr>
      <w:tr w:rsidR="00683A80" w14:paraId="2AB7703C" w14:textId="77777777">
        <w:tc>
          <w:tcPr>
            <w:tcW w:w="0" w:type="auto"/>
          </w:tcPr>
          <w:p w14:paraId="4BD3930B" w14:textId="77777777" w:rsidR="00683A80" w:rsidRDefault="00000000">
            <w:pPr>
              <w:pStyle w:val="Compact"/>
              <w:jc w:val="center"/>
            </w:pPr>
            <w:r>
              <w:t>ㅂ</w:t>
            </w:r>
          </w:p>
        </w:tc>
        <w:tc>
          <w:tcPr>
            <w:tcW w:w="0" w:type="auto"/>
          </w:tcPr>
          <w:p w14:paraId="0EBCEDA8" w14:textId="77777777" w:rsidR="00683A80" w:rsidRDefault="00000000">
            <w:pPr>
              <w:pStyle w:val="Compact"/>
              <w:jc w:val="center"/>
            </w:pPr>
            <w:r>
              <w:t>4-5</w:t>
            </w:r>
          </w:p>
        </w:tc>
        <w:tc>
          <w:tcPr>
            <w:tcW w:w="0" w:type="auto"/>
          </w:tcPr>
          <w:p w14:paraId="00F605A6" w14:textId="77777777" w:rsidR="00683A80" w:rsidRDefault="00000000">
            <w:pPr>
              <w:pStyle w:val="Compact"/>
              <w:jc w:val="center"/>
            </w:pPr>
            <w:r>
              <w:t>ㅌ</w:t>
            </w:r>
          </w:p>
        </w:tc>
        <w:tc>
          <w:tcPr>
            <w:tcW w:w="0" w:type="auto"/>
          </w:tcPr>
          <w:p w14:paraId="79436CF2" w14:textId="77777777" w:rsidR="00683A80" w:rsidRDefault="00000000">
            <w:pPr>
              <w:pStyle w:val="Compact"/>
              <w:jc w:val="center"/>
            </w:pPr>
            <w:r>
              <w:t>1-2-5</w:t>
            </w:r>
          </w:p>
        </w:tc>
      </w:tr>
      <w:tr w:rsidR="00683A80" w14:paraId="6C6A96CE" w14:textId="77777777">
        <w:tc>
          <w:tcPr>
            <w:tcW w:w="0" w:type="auto"/>
          </w:tcPr>
          <w:p w14:paraId="5A59779A" w14:textId="77777777" w:rsidR="00683A80" w:rsidRDefault="00683A80">
            <w:pPr>
              <w:pStyle w:val="Compact"/>
            </w:pPr>
          </w:p>
        </w:tc>
        <w:tc>
          <w:tcPr>
            <w:tcW w:w="0" w:type="auto"/>
          </w:tcPr>
          <w:p w14:paraId="354E2590" w14:textId="77777777" w:rsidR="00683A80" w:rsidRDefault="00683A80">
            <w:pPr>
              <w:pStyle w:val="Compact"/>
            </w:pPr>
          </w:p>
        </w:tc>
        <w:tc>
          <w:tcPr>
            <w:tcW w:w="0" w:type="auto"/>
          </w:tcPr>
          <w:p w14:paraId="1203DE41" w14:textId="77777777" w:rsidR="00683A80" w:rsidRDefault="00000000">
            <w:pPr>
              <w:pStyle w:val="Compact"/>
              <w:jc w:val="center"/>
            </w:pPr>
            <w:r>
              <w:t>ㅍ</w:t>
            </w:r>
          </w:p>
        </w:tc>
        <w:tc>
          <w:tcPr>
            <w:tcW w:w="0" w:type="auto"/>
          </w:tcPr>
          <w:p w14:paraId="39722E64" w14:textId="77777777" w:rsidR="00683A80" w:rsidRDefault="00000000">
            <w:pPr>
              <w:pStyle w:val="Compact"/>
              <w:jc w:val="center"/>
            </w:pPr>
            <w:r>
              <w:t>1-4-5</w:t>
            </w:r>
          </w:p>
        </w:tc>
      </w:tr>
      <w:tr w:rsidR="00683A80" w14:paraId="53E26987" w14:textId="77777777">
        <w:tc>
          <w:tcPr>
            <w:tcW w:w="0" w:type="auto"/>
          </w:tcPr>
          <w:p w14:paraId="50284CEE" w14:textId="77777777" w:rsidR="00683A80" w:rsidRDefault="00683A80">
            <w:pPr>
              <w:pStyle w:val="Compact"/>
            </w:pPr>
          </w:p>
        </w:tc>
        <w:tc>
          <w:tcPr>
            <w:tcW w:w="0" w:type="auto"/>
          </w:tcPr>
          <w:p w14:paraId="351C161C" w14:textId="77777777" w:rsidR="00683A80" w:rsidRDefault="00683A80">
            <w:pPr>
              <w:pStyle w:val="Compact"/>
            </w:pPr>
          </w:p>
        </w:tc>
        <w:tc>
          <w:tcPr>
            <w:tcW w:w="0" w:type="auto"/>
          </w:tcPr>
          <w:p w14:paraId="11890D3C" w14:textId="77777777" w:rsidR="00683A80" w:rsidRDefault="00000000">
            <w:pPr>
              <w:pStyle w:val="Compact"/>
              <w:jc w:val="center"/>
            </w:pPr>
            <w:r>
              <w:t>ㅎ</w:t>
            </w:r>
          </w:p>
        </w:tc>
        <w:tc>
          <w:tcPr>
            <w:tcW w:w="0" w:type="auto"/>
          </w:tcPr>
          <w:p w14:paraId="51CD8133" w14:textId="77777777" w:rsidR="00683A80" w:rsidRDefault="00000000">
            <w:pPr>
              <w:pStyle w:val="Compact"/>
              <w:jc w:val="center"/>
            </w:pPr>
            <w:r>
              <w:t>2-4-5</w:t>
            </w:r>
          </w:p>
        </w:tc>
      </w:tr>
    </w:tbl>
    <w:p w14:paraId="2FF73E61" w14:textId="7BEC7D22" w:rsidR="00683A80" w:rsidRDefault="009A22FE">
      <w:pPr>
        <w:pStyle w:val="TableCaption"/>
      </w:pPr>
      <w:bookmarkStart w:id="49" w:name="tab:jung"/>
      <w:bookmarkEnd w:id="47"/>
      <w:ins w:id="50" w:author="Author">
        <w:r>
          <w:t xml:space="preserve">Table 2: </w:t>
        </w:r>
      </w:ins>
      <w:r w:rsidR="00000000">
        <w:t>Vowel Braille Patterns</w:t>
      </w:r>
    </w:p>
    <w:tbl>
      <w:tblPr>
        <w:tblStyle w:val="Table"/>
        <w:tblW w:w="0" w:type="auto"/>
        <w:tblLook w:val="0020" w:firstRow="1" w:lastRow="0" w:firstColumn="0" w:lastColumn="0" w:noHBand="0" w:noVBand="0"/>
      </w:tblPr>
      <w:tblGrid>
        <w:gridCol w:w="851"/>
        <w:gridCol w:w="974"/>
        <w:gridCol w:w="851"/>
        <w:gridCol w:w="974"/>
      </w:tblGrid>
      <w:tr w:rsidR="00683A80" w14:paraId="055231B2"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20DD04" w14:textId="77777777" w:rsidR="00683A80" w:rsidRDefault="00000000">
            <w:pPr>
              <w:pStyle w:val="Compact"/>
              <w:jc w:val="center"/>
            </w:pPr>
            <w:r>
              <w:t>Vowel</w:t>
            </w:r>
          </w:p>
        </w:tc>
        <w:tc>
          <w:tcPr>
            <w:tcW w:w="0" w:type="auto"/>
          </w:tcPr>
          <w:p w14:paraId="76CBAAC2" w14:textId="77777777" w:rsidR="00683A80" w:rsidRDefault="00000000">
            <w:pPr>
              <w:pStyle w:val="Compact"/>
              <w:jc w:val="center"/>
            </w:pPr>
            <w:r>
              <w:t>Dots</w:t>
            </w:r>
          </w:p>
        </w:tc>
        <w:tc>
          <w:tcPr>
            <w:tcW w:w="0" w:type="auto"/>
          </w:tcPr>
          <w:p w14:paraId="7E62B92D" w14:textId="77777777" w:rsidR="00683A80" w:rsidRDefault="00000000">
            <w:pPr>
              <w:pStyle w:val="Compact"/>
              <w:jc w:val="center"/>
            </w:pPr>
            <w:r>
              <w:t>Vowel</w:t>
            </w:r>
          </w:p>
        </w:tc>
        <w:tc>
          <w:tcPr>
            <w:tcW w:w="0" w:type="auto"/>
          </w:tcPr>
          <w:p w14:paraId="2C66F859" w14:textId="77777777" w:rsidR="00683A80" w:rsidRDefault="00000000">
            <w:pPr>
              <w:pStyle w:val="Compact"/>
              <w:jc w:val="center"/>
            </w:pPr>
            <w:r>
              <w:t>Dots</w:t>
            </w:r>
          </w:p>
        </w:tc>
      </w:tr>
      <w:tr w:rsidR="00683A80" w14:paraId="199AADCF" w14:textId="77777777">
        <w:tc>
          <w:tcPr>
            <w:tcW w:w="0" w:type="auto"/>
          </w:tcPr>
          <w:p w14:paraId="3D493874" w14:textId="77777777" w:rsidR="00683A80" w:rsidRDefault="00000000">
            <w:pPr>
              <w:pStyle w:val="Compact"/>
              <w:jc w:val="center"/>
            </w:pPr>
            <w:r>
              <w:t>ㅏ</w:t>
            </w:r>
          </w:p>
        </w:tc>
        <w:tc>
          <w:tcPr>
            <w:tcW w:w="0" w:type="auto"/>
          </w:tcPr>
          <w:p w14:paraId="3D079C39" w14:textId="77777777" w:rsidR="00683A80" w:rsidRDefault="00000000">
            <w:pPr>
              <w:pStyle w:val="Compact"/>
              <w:jc w:val="center"/>
            </w:pPr>
            <w:r>
              <w:t>1-2-6</w:t>
            </w:r>
          </w:p>
        </w:tc>
        <w:tc>
          <w:tcPr>
            <w:tcW w:w="0" w:type="auto"/>
          </w:tcPr>
          <w:p w14:paraId="680107A1" w14:textId="77777777" w:rsidR="00683A80" w:rsidRDefault="00000000">
            <w:pPr>
              <w:pStyle w:val="Compact"/>
              <w:jc w:val="center"/>
            </w:pPr>
            <w:r>
              <w:t>ㅗ</w:t>
            </w:r>
          </w:p>
        </w:tc>
        <w:tc>
          <w:tcPr>
            <w:tcW w:w="0" w:type="auto"/>
          </w:tcPr>
          <w:p w14:paraId="0A8E8BED" w14:textId="77777777" w:rsidR="00683A80" w:rsidRDefault="00000000">
            <w:pPr>
              <w:pStyle w:val="Compact"/>
              <w:jc w:val="center"/>
            </w:pPr>
            <w:r>
              <w:t>1-3-6</w:t>
            </w:r>
          </w:p>
        </w:tc>
      </w:tr>
      <w:tr w:rsidR="00683A80" w14:paraId="03D85B0B" w14:textId="77777777">
        <w:tc>
          <w:tcPr>
            <w:tcW w:w="0" w:type="auto"/>
          </w:tcPr>
          <w:p w14:paraId="5E0AA634" w14:textId="77777777" w:rsidR="00683A80" w:rsidRDefault="00000000">
            <w:pPr>
              <w:pStyle w:val="Compact"/>
              <w:jc w:val="center"/>
            </w:pPr>
            <w:r>
              <w:t>ㅐ</w:t>
            </w:r>
          </w:p>
        </w:tc>
        <w:tc>
          <w:tcPr>
            <w:tcW w:w="0" w:type="auto"/>
          </w:tcPr>
          <w:p w14:paraId="59970815" w14:textId="77777777" w:rsidR="00683A80" w:rsidRDefault="00000000">
            <w:pPr>
              <w:pStyle w:val="Compact"/>
              <w:jc w:val="center"/>
            </w:pPr>
            <w:r>
              <w:t>1-2-3-5</w:t>
            </w:r>
          </w:p>
        </w:tc>
        <w:tc>
          <w:tcPr>
            <w:tcW w:w="0" w:type="auto"/>
          </w:tcPr>
          <w:p w14:paraId="121DFCC0" w14:textId="77777777" w:rsidR="00683A80" w:rsidRDefault="00000000">
            <w:pPr>
              <w:pStyle w:val="Compact"/>
              <w:jc w:val="center"/>
            </w:pPr>
            <w:r>
              <w:t>ㅛ</w:t>
            </w:r>
          </w:p>
        </w:tc>
        <w:tc>
          <w:tcPr>
            <w:tcW w:w="0" w:type="auto"/>
          </w:tcPr>
          <w:p w14:paraId="2376138A" w14:textId="77777777" w:rsidR="00683A80" w:rsidRDefault="00000000">
            <w:pPr>
              <w:pStyle w:val="Compact"/>
              <w:jc w:val="center"/>
            </w:pPr>
            <w:r>
              <w:t>3-4-6</w:t>
            </w:r>
          </w:p>
        </w:tc>
      </w:tr>
      <w:tr w:rsidR="00683A80" w14:paraId="4A360869" w14:textId="77777777">
        <w:tc>
          <w:tcPr>
            <w:tcW w:w="0" w:type="auto"/>
          </w:tcPr>
          <w:p w14:paraId="1E297A88" w14:textId="77777777" w:rsidR="00683A80" w:rsidRDefault="00000000">
            <w:pPr>
              <w:pStyle w:val="Compact"/>
              <w:jc w:val="center"/>
            </w:pPr>
            <w:r>
              <w:t>ㅑ</w:t>
            </w:r>
          </w:p>
        </w:tc>
        <w:tc>
          <w:tcPr>
            <w:tcW w:w="0" w:type="auto"/>
          </w:tcPr>
          <w:p w14:paraId="384E7C76" w14:textId="77777777" w:rsidR="00683A80" w:rsidRDefault="00000000">
            <w:pPr>
              <w:pStyle w:val="Compact"/>
              <w:jc w:val="center"/>
            </w:pPr>
            <w:r>
              <w:t>3-4-5</w:t>
            </w:r>
          </w:p>
        </w:tc>
        <w:tc>
          <w:tcPr>
            <w:tcW w:w="0" w:type="auto"/>
          </w:tcPr>
          <w:p w14:paraId="36099887" w14:textId="77777777" w:rsidR="00683A80" w:rsidRDefault="00000000">
            <w:pPr>
              <w:pStyle w:val="Compact"/>
              <w:jc w:val="center"/>
            </w:pPr>
            <w:r>
              <w:t>ㅜ</w:t>
            </w:r>
          </w:p>
        </w:tc>
        <w:tc>
          <w:tcPr>
            <w:tcW w:w="0" w:type="auto"/>
          </w:tcPr>
          <w:p w14:paraId="292D4ED5" w14:textId="77777777" w:rsidR="00683A80" w:rsidRDefault="00000000">
            <w:pPr>
              <w:pStyle w:val="Compact"/>
              <w:jc w:val="center"/>
            </w:pPr>
            <w:r>
              <w:t>1-3-4</w:t>
            </w:r>
          </w:p>
        </w:tc>
      </w:tr>
      <w:tr w:rsidR="00683A80" w14:paraId="093CAE56" w14:textId="77777777">
        <w:tc>
          <w:tcPr>
            <w:tcW w:w="0" w:type="auto"/>
          </w:tcPr>
          <w:p w14:paraId="15ED857B" w14:textId="77777777" w:rsidR="00683A80" w:rsidRDefault="00000000">
            <w:pPr>
              <w:pStyle w:val="Compact"/>
              <w:jc w:val="center"/>
            </w:pPr>
            <w:r>
              <w:t>ㅓ</w:t>
            </w:r>
          </w:p>
        </w:tc>
        <w:tc>
          <w:tcPr>
            <w:tcW w:w="0" w:type="auto"/>
          </w:tcPr>
          <w:p w14:paraId="54267149" w14:textId="77777777" w:rsidR="00683A80" w:rsidRDefault="00000000">
            <w:pPr>
              <w:pStyle w:val="Compact"/>
              <w:jc w:val="center"/>
            </w:pPr>
            <w:r>
              <w:t>2-3-4</w:t>
            </w:r>
          </w:p>
        </w:tc>
        <w:tc>
          <w:tcPr>
            <w:tcW w:w="0" w:type="auto"/>
          </w:tcPr>
          <w:p w14:paraId="61D4E0CC" w14:textId="77777777" w:rsidR="00683A80" w:rsidRDefault="00000000">
            <w:pPr>
              <w:pStyle w:val="Compact"/>
              <w:jc w:val="center"/>
            </w:pPr>
            <w:r>
              <w:t>ㅠ</w:t>
            </w:r>
          </w:p>
        </w:tc>
        <w:tc>
          <w:tcPr>
            <w:tcW w:w="0" w:type="auto"/>
          </w:tcPr>
          <w:p w14:paraId="3EC0E5CD" w14:textId="77777777" w:rsidR="00683A80" w:rsidRDefault="00000000">
            <w:pPr>
              <w:pStyle w:val="Compact"/>
              <w:jc w:val="center"/>
            </w:pPr>
            <w:r>
              <w:t>1-4-6</w:t>
            </w:r>
          </w:p>
        </w:tc>
      </w:tr>
      <w:tr w:rsidR="00683A80" w14:paraId="58D8C227" w14:textId="77777777">
        <w:tc>
          <w:tcPr>
            <w:tcW w:w="0" w:type="auto"/>
          </w:tcPr>
          <w:p w14:paraId="77F8C9F1" w14:textId="77777777" w:rsidR="00683A80" w:rsidRDefault="00000000">
            <w:pPr>
              <w:pStyle w:val="Compact"/>
              <w:jc w:val="center"/>
            </w:pPr>
            <w:r>
              <w:t>ㅔ</w:t>
            </w:r>
          </w:p>
        </w:tc>
        <w:tc>
          <w:tcPr>
            <w:tcW w:w="0" w:type="auto"/>
          </w:tcPr>
          <w:p w14:paraId="1E68254E" w14:textId="77777777" w:rsidR="00683A80" w:rsidRDefault="00000000">
            <w:pPr>
              <w:pStyle w:val="Compact"/>
              <w:jc w:val="center"/>
            </w:pPr>
            <w:r>
              <w:t>1-3-4-5</w:t>
            </w:r>
          </w:p>
        </w:tc>
        <w:tc>
          <w:tcPr>
            <w:tcW w:w="0" w:type="auto"/>
          </w:tcPr>
          <w:p w14:paraId="1C6BD377" w14:textId="77777777" w:rsidR="00683A80" w:rsidRDefault="00000000">
            <w:pPr>
              <w:pStyle w:val="Compact"/>
              <w:jc w:val="center"/>
            </w:pPr>
            <w:r>
              <w:t>ㅡ</w:t>
            </w:r>
          </w:p>
        </w:tc>
        <w:tc>
          <w:tcPr>
            <w:tcW w:w="0" w:type="auto"/>
          </w:tcPr>
          <w:p w14:paraId="6F9C438F" w14:textId="77777777" w:rsidR="00683A80" w:rsidRDefault="00000000">
            <w:pPr>
              <w:pStyle w:val="Compact"/>
              <w:jc w:val="center"/>
            </w:pPr>
            <w:r>
              <w:t>2-4-6</w:t>
            </w:r>
          </w:p>
        </w:tc>
      </w:tr>
      <w:tr w:rsidR="00683A80" w14:paraId="6CFB8138" w14:textId="77777777">
        <w:tc>
          <w:tcPr>
            <w:tcW w:w="0" w:type="auto"/>
          </w:tcPr>
          <w:p w14:paraId="0E9D4017" w14:textId="77777777" w:rsidR="00683A80" w:rsidRDefault="00000000">
            <w:pPr>
              <w:pStyle w:val="Compact"/>
              <w:jc w:val="center"/>
            </w:pPr>
            <w:r>
              <w:t>ㅕ</w:t>
            </w:r>
          </w:p>
        </w:tc>
        <w:tc>
          <w:tcPr>
            <w:tcW w:w="0" w:type="auto"/>
          </w:tcPr>
          <w:p w14:paraId="41B077BD" w14:textId="77777777" w:rsidR="00683A80" w:rsidRDefault="00000000">
            <w:pPr>
              <w:pStyle w:val="Compact"/>
              <w:jc w:val="center"/>
            </w:pPr>
            <w:r>
              <w:t>1-5-6</w:t>
            </w:r>
          </w:p>
        </w:tc>
        <w:tc>
          <w:tcPr>
            <w:tcW w:w="0" w:type="auto"/>
          </w:tcPr>
          <w:p w14:paraId="29EE6F25" w14:textId="77777777" w:rsidR="00683A80" w:rsidRDefault="00000000">
            <w:pPr>
              <w:pStyle w:val="Compact"/>
              <w:jc w:val="center"/>
            </w:pPr>
            <w:r>
              <w:t>ㅢ</w:t>
            </w:r>
          </w:p>
        </w:tc>
        <w:tc>
          <w:tcPr>
            <w:tcW w:w="0" w:type="auto"/>
          </w:tcPr>
          <w:p w14:paraId="3B2A9DFB" w14:textId="77777777" w:rsidR="00683A80" w:rsidRDefault="00000000">
            <w:pPr>
              <w:pStyle w:val="Compact"/>
              <w:jc w:val="center"/>
            </w:pPr>
            <w:r>
              <w:t>2-4-5-6</w:t>
            </w:r>
          </w:p>
        </w:tc>
      </w:tr>
      <w:tr w:rsidR="00683A80" w14:paraId="0B46B18C" w14:textId="77777777">
        <w:tc>
          <w:tcPr>
            <w:tcW w:w="0" w:type="auto"/>
          </w:tcPr>
          <w:p w14:paraId="079935C9" w14:textId="77777777" w:rsidR="00683A80" w:rsidRDefault="00000000">
            <w:pPr>
              <w:pStyle w:val="Compact"/>
              <w:jc w:val="center"/>
            </w:pPr>
            <w:r>
              <w:t>ㅖ</w:t>
            </w:r>
          </w:p>
        </w:tc>
        <w:tc>
          <w:tcPr>
            <w:tcW w:w="0" w:type="auto"/>
          </w:tcPr>
          <w:p w14:paraId="1BB11DFD" w14:textId="77777777" w:rsidR="00683A80" w:rsidRDefault="00000000">
            <w:pPr>
              <w:pStyle w:val="Compact"/>
              <w:jc w:val="center"/>
            </w:pPr>
            <w:r>
              <w:t>3-4</w:t>
            </w:r>
          </w:p>
        </w:tc>
        <w:tc>
          <w:tcPr>
            <w:tcW w:w="0" w:type="auto"/>
          </w:tcPr>
          <w:p w14:paraId="74D82EB3" w14:textId="77777777" w:rsidR="00683A80" w:rsidRDefault="00000000">
            <w:pPr>
              <w:pStyle w:val="Compact"/>
              <w:jc w:val="center"/>
            </w:pPr>
            <w:r>
              <w:t>ㅣ</w:t>
            </w:r>
          </w:p>
        </w:tc>
        <w:tc>
          <w:tcPr>
            <w:tcW w:w="0" w:type="auto"/>
          </w:tcPr>
          <w:p w14:paraId="24848749" w14:textId="77777777" w:rsidR="00683A80" w:rsidRDefault="00000000">
            <w:pPr>
              <w:pStyle w:val="Compact"/>
              <w:jc w:val="center"/>
            </w:pPr>
            <w:r>
              <w:t>1-3-5</w:t>
            </w:r>
          </w:p>
        </w:tc>
      </w:tr>
    </w:tbl>
    <w:p w14:paraId="3215F9EA" w14:textId="38717121" w:rsidR="00683A80" w:rsidRDefault="009A22FE">
      <w:pPr>
        <w:pStyle w:val="TableCaption"/>
      </w:pPr>
      <w:bookmarkStart w:id="51" w:name="tab:jong"/>
      <w:bookmarkEnd w:id="49"/>
      <w:ins w:id="52" w:author="Author">
        <w:r>
          <w:t xml:space="preserve">Table 3: </w:t>
        </w:r>
      </w:ins>
      <w:r w:rsidR="00000000">
        <w:t>Final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2B25D467"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10214660" w14:textId="77777777" w:rsidR="00683A80" w:rsidRDefault="00000000">
            <w:pPr>
              <w:pStyle w:val="Compact"/>
              <w:jc w:val="center"/>
            </w:pPr>
            <w:r>
              <w:t>Consonant</w:t>
            </w:r>
          </w:p>
        </w:tc>
        <w:tc>
          <w:tcPr>
            <w:tcW w:w="0" w:type="auto"/>
          </w:tcPr>
          <w:p w14:paraId="67958579" w14:textId="77777777" w:rsidR="00683A80" w:rsidRDefault="00000000">
            <w:pPr>
              <w:pStyle w:val="Compact"/>
              <w:jc w:val="center"/>
            </w:pPr>
            <w:r>
              <w:t>Dots</w:t>
            </w:r>
          </w:p>
        </w:tc>
        <w:tc>
          <w:tcPr>
            <w:tcW w:w="0" w:type="auto"/>
          </w:tcPr>
          <w:p w14:paraId="6E2E606D" w14:textId="77777777" w:rsidR="00683A80" w:rsidRDefault="00000000">
            <w:pPr>
              <w:pStyle w:val="Compact"/>
              <w:jc w:val="center"/>
            </w:pPr>
            <w:r>
              <w:t>Consonant</w:t>
            </w:r>
          </w:p>
        </w:tc>
        <w:tc>
          <w:tcPr>
            <w:tcW w:w="0" w:type="auto"/>
          </w:tcPr>
          <w:p w14:paraId="04361DE7" w14:textId="77777777" w:rsidR="00683A80" w:rsidRDefault="00000000">
            <w:pPr>
              <w:pStyle w:val="Compact"/>
              <w:jc w:val="center"/>
            </w:pPr>
            <w:r>
              <w:t>Dots</w:t>
            </w:r>
          </w:p>
        </w:tc>
      </w:tr>
      <w:tr w:rsidR="00683A80" w14:paraId="117A6812" w14:textId="77777777">
        <w:tc>
          <w:tcPr>
            <w:tcW w:w="0" w:type="auto"/>
          </w:tcPr>
          <w:p w14:paraId="655230B5" w14:textId="77777777" w:rsidR="00683A80" w:rsidRDefault="00000000">
            <w:pPr>
              <w:pStyle w:val="Compact"/>
              <w:jc w:val="center"/>
            </w:pPr>
            <w:r>
              <w:t>ㄱ</w:t>
            </w:r>
          </w:p>
        </w:tc>
        <w:tc>
          <w:tcPr>
            <w:tcW w:w="0" w:type="auto"/>
          </w:tcPr>
          <w:p w14:paraId="1D237FED" w14:textId="77777777" w:rsidR="00683A80" w:rsidRDefault="00000000">
            <w:pPr>
              <w:pStyle w:val="Compact"/>
              <w:jc w:val="center"/>
            </w:pPr>
            <w:r>
              <w:t>1</w:t>
            </w:r>
          </w:p>
        </w:tc>
        <w:tc>
          <w:tcPr>
            <w:tcW w:w="0" w:type="auto"/>
          </w:tcPr>
          <w:p w14:paraId="75EF5759" w14:textId="77777777" w:rsidR="00683A80" w:rsidRDefault="00000000">
            <w:pPr>
              <w:pStyle w:val="Compact"/>
              <w:jc w:val="center"/>
            </w:pPr>
            <w:r>
              <w:t>ㅇ</w:t>
            </w:r>
          </w:p>
        </w:tc>
        <w:tc>
          <w:tcPr>
            <w:tcW w:w="0" w:type="auto"/>
          </w:tcPr>
          <w:p w14:paraId="79F6F0A2" w14:textId="77777777" w:rsidR="00683A80" w:rsidRDefault="00000000">
            <w:pPr>
              <w:pStyle w:val="Compact"/>
              <w:jc w:val="center"/>
            </w:pPr>
            <w:r>
              <w:t>2-3-5-6</w:t>
            </w:r>
          </w:p>
        </w:tc>
      </w:tr>
      <w:tr w:rsidR="00683A80" w14:paraId="6B6DE6FD" w14:textId="77777777">
        <w:tc>
          <w:tcPr>
            <w:tcW w:w="0" w:type="auto"/>
          </w:tcPr>
          <w:p w14:paraId="1FF73FB3" w14:textId="77777777" w:rsidR="00683A80" w:rsidRDefault="00000000">
            <w:pPr>
              <w:pStyle w:val="Compact"/>
              <w:jc w:val="center"/>
            </w:pPr>
            <w:r>
              <w:t>ㄴ</w:t>
            </w:r>
          </w:p>
        </w:tc>
        <w:tc>
          <w:tcPr>
            <w:tcW w:w="0" w:type="auto"/>
          </w:tcPr>
          <w:p w14:paraId="6B53829A" w14:textId="77777777" w:rsidR="00683A80" w:rsidRDefault="00000000">
            <w:pPr>
              <w:pStyle w:val="Compact"/>
              <w:jc w:val="center"/>
            </w:pPr>
            <w:r>
              <w:t>2-5</w:t>
            </w:r>
          </w:p>
        </w:tc>
        <w:tc>
          <w:tcPr>
            <w:tcW w:w="0" w:type="auto"/>
          </w:tcPr>
          <w:p w14:paraId="7DC64035" w14:textId="77777777" w:rsidR="00683A80" w:rsidRDefault="00000000">
            <w:pPr>
              <w:pStyle w:val="Compact"/>
              <w:jc w:val="center"/>
            </w:pPr>
            <w:r>
              <w:t>ㅈ</w:t>
            </w:r>
          </w:p>
        </w:tc>
        <w:tc>
          <w:tcPr>
            <w:tcW w:w="0" w:type="auto"/>
          </w:tcPr>
          <w:p w14:paraId="399A319B" w14:textId="77777777" w:rsidR="00683A80" w:rsidRDefault="00000000">
            <w:pPr>
              <w:pStyle w:val="Compact"/>
              <w:jc w:val="center"/>
            </w:pPr>
            <w:r>
              <w:t>1-3</w:t>
            </w:r>
          </w:p>
        </w:tc>
      </w:tr>
      <w:tr w:rsidR="00683A80" w14:paraId="2EB019C7" w14:textId="77777777">
        <w:tc>
          <w:tcPr>
            <w:tcW w:w="0" w:type="auto"/>
          </w:tcPr>
          <w:p w14:paraId="72437663" w14:textId="77777777" w:rsidR="00683A80" w:rsidRDefault="00000000">
            <w:pPr>
              <w:pStyle w:val="Compact"/>
              <w:jc w:val="center"/>
            </w:pPr>
            <w:r>
              <w:t>ㄷ</w:t>
            </w:r>
          </w:p>
        </w:tc>
        <w:tc>
          <w:tcPr>
            <w:tcW w:w="0" w:type="auto"/>
          </w:tcPr>
          <w:p w14:paraId="2121A52F" w14:textId="77777777" w:rsidR="00683A80" w:rsidRDefault="00000000">
            <w:pPr>
              <w:pStyle w:val="Compact"/>
              <w:jc w:val="center"/>
            </w:pPr>
            <w:r>
              <w:t>3-5</w:t>
            </w:r>
          </w:p>
        </w:tc>
        <w:tc>
          <w:tcPr>
            <w:tcW w:w="0" w:type="auto"/>
          </w:tcPr>
          <w:p w14:paraId="22CAC13C" w14:textId="77777777" w:rsidR="00683A80" w:rsidRDefault="00000000">
            <w:pPr>
              <w:pStyle w:val="Compact"/>
              <w:jc w:val="center"/>
            </w:pPr>
            <w:r>
              <w:t>ㅊ</w:t>
            </w:r>
          </w:p>
        </w:tc>
        <w:tc>
          <w:tcPr>
            <w:tcW w:w="0" w:type="auto"/>
          </w:tcPr>
          <w:p w14:paraId="5763E75F" w14:textId="77777777" w:rsidR="00683A80" w:rsidRDefault="00000000">
            <w:pPr>
              <w:pStyle w:val="Compact"/>
              <w:jc w:val="center"/>
            </w:pPr>
            <w:r>
              <w:t>2-3</w:t>
            </w:r>
          </w:p>
        </w:tc>
      </w:tr>
      <w:tr w:rsidR="00683A80" w14:paraId="4EB080D3" w14:textId="77777777">
        <w:tc>
          <w:tcPr>
            <w:tcW w:w="0" w:type="auto"/>
          </w:tcPr>
          <w:p w14:paraId="34D9C135" w14:textId="77777777" w:rsidR="00683A80" w:rsidRDefault="00000000">
            <w:pPr>
              <w:pStyle w:val="Compact"/>
              <w:jc w:val="center"/>
            </w:pPr>
            <w:r>
              <w:t>ㄹ</w:t>
            </w:r>
          </w:p>
        </w:tc>
        <w:tc>
          <w:tcPr>
            <w:tcW w:w="0" w:type="auto"/>
          </w:tcPr>
          <w:p w14:paraId="20D5E6E5" w14:textId="77777777" w:rsidR="00683A80" w:rsidRDefault="00000000">
            <w:pPr>
              <w:pStyle w:val="Compact"/>
              <w:jc w:val="center"/>
            </w:pPr>
            <w:r>
              <w:t>2</w:t>
            </w:r>
          </w:p>
        </w:tc>
        <w:tc>
          <w:tcPr>
            <w:tcW w:w="0" w:type="auto"/>
          </w:tcPr>
          <w:p w14:paraId="4907B476" w14:textId="77777777" w:rsidR="00683A80" w:rsidRDefault="00000000">
            <w:pPr>
              <w:pStyle w:val="Compact"/>
              <w:jc w:val="center"/>
            </w:pPr>
            <w:r>
              <w:t>ㅋ</w:t>
            </w:r>
          </w:p>
        </w:tc>
        <w:tc>
          <w:tcPr>
            <w:tcW w:w="0" w:type="auto"/>
          </w:tcPr>
          <w:p w14:paraId="47A2E178" w14:textId="77777777" w:rsidR="00683A80" w:rsidRDefault="00000000">
            <w:pPr>
              <w:pStyle w:val="Compact"/>
              <w:jc w:val="center"/>
            </w:pPr>
            <w:r>
              <w:t>2-3-5</w:t>
            </w:r>
          </w:p>
        </w:tc>
      </w:tr>
      <w:tr w:rsidR="00683A80" w14:paraId="22EF9EC1" w14:textId="77777777">
        <w:tc>
          <w:tcPr>
            <w:tcW w:w="0" w:type="auto"/>
          </w:tcPr>
          <w:p w14:paraId="644AFC63" w14:textId="77777777" w:rsidR="00683A80" w:rsidRDefault="00000000">
            <w:pPr>
              <w:pStyle w:val="Compact"/>
              <w:jc w:val="center"/>
            </w:pPr>
            <w:r>
              <w:t>ㅁ</w:t>
            </w:r>
          </w:p>
        </w:tc>
        <w:tc>
          <w:tcPr>
            <w:tcW w:w="0" w:type="auto"/>
          </w:tcPr>
          <w:p w14:paraId="2BC144B9" w14:textId="77777777" w:rsidR="00683A80" w:rsidRDefault="00000000">
            <w:pPr>
              <w:pStyle w:val="Compact"/>
              <w:jc w:val="center"/>
            </w:pPr>
            <w:r>
              <w:t>2-6</w:t>
            </w:r>
          </w:p>
        </w:tc>
        <w:tc>
          <w:tcPr>
            <w:tcW w:w="0" w:type="auto"/>
          </w:tcPr>
          <w:p w14:paraId="3076301F" w14:textId="77777777" w:rsidR="00683A80" w:rsidRDefault="00000000">
            <w:pPr>
              <w:pStyle w:val="Compact"/>
              <w:jc w:val="center"/>
            </w:pPr>
            <w:r>
              <w:t>ㅌ</w:t>
            </w:r>
          </w:p>
        </w:tc>
        <w:tc>
          <w:tcPr>
            <w:tcW w:w="0" w:type="auto"/>
          </w:tcPr>
          <w:p w14:paraId="4120D09B" w14:textId="77777777" w:rsidR="00683A80" w:rsidRDefault="00000000">
            <w:pPr>
              <w:pStyle w:val="Compact"/>
              <w:jc w:val="center"/>
            </w:pPr>
            <w:r>
              <w:t>2-3-6</w:t>
            </w:r>
          </w:p>
        </w:tc>
      </w:tr>
      <w:tr w:rsidR="00683A80" w14:paraId="0CD402ED" w14:textId="77777777">
        <w:tc>
          <w:tcPr>
            <w:tcW w:w="0" w:type="auto"/>
          </w:tcPr>
          <w:p w14:paraId="5DAA20C9" w14:textId="77777777" w:rsidR="00683A80" w:rsidRDefault="00000000">
            <w:pPr>
              <w:pStyle w:val="Compact"/>
              <w:jc w:val="center"/>
            </w:pPr>
            <w:r>
              <w:t>ㅂ</w:t>
            </w:r>
          </w:p>
        </w:tc>
        <w:tc>
          <w:tcPr>
            <w:tcW w:w="0" w:type="auto"/>
          </w:tcPr>
          <w:p w14:paraId="62B8B495" w14:textId="77777777" w:rsidR="00683A80" w:rsidRDefault="00000000">
            <w:pPr>
              <w:pStyle w:val="Compact"/>
              <w:jc w:val="center"/>
            </w:pPr>
            <w:r>
              <w:t>1-2</w:t>
            </w:r>
          </w:p>
        </w:tc>
        <w:tc>
          <w:tcPr>
            <w:tcW w:w="0" w:type="auto"/>
          </w:tcPr>
          <w:p w14:paraId="62F491BE" w14:textId="77777777" w:rsidR="00683A80" w:rsidRDefault="00000000">
            <w:pPr>
              <w:pStyle w:val="Compact"/>
              <w:jc w:val="center"/>
            </w:pPr>
            <w:r>
              <w:t>ㅍ</w:t>
            </w:r>
          </w:p>
        </w:tc>
        <w:tc>
          <w:tcPr>
            <w:tcW w:w="0" w:type="auto"/>
          </w:tcPr>
          <w:p w14:paraId="5B880927" w14:textId="77777777" w:rsidR="00683A80" w:rsidRDefault="00000000">
            <w:pPr>
              <w:pStyle w:val="Compact"/>
              <w:jc w:val="center"/>
            </w:pPr>
            <w:r>
              <w:t>2-5-6</w:t>
            </w:r>
          </w:p>
        </w:tc>
      </w:tr>
      <w:tr w:rsidR="00683A80" w14:paraId="43DCA7FB" w14:textId="77777777">
        <w:tc>
          <w:tcPr>
            <w:tcW w:w="0" w:type="auto"/>
          </w:tcPr>
          <w:p w14:paraId="3C80E4D6" w14:textId="77777777" w:rsidR="00683A80" w:rsidRDefault="00000000">
            <w:pPr>
              <w:pStyle w:val="Compact"/>
              <w:jc w:val="center"/>
            </w:pPr>
            <w:r>
              <w:t>ㅅ</w:t>
            </w:r>
          </w:p>
        </w:tc>
        <w:tc>
          <w:tcPr>
            <w:tcW w:w="0" w:type="auto"/>
          </w:tcPr>
          <w:p w14:paraId="37D7BC0F" w14:textId="77777777" w:rsidR="00683A80" w:rsidRDefault="00000000">
            <w:pPr>
              <w:pStyle w:val="Compact"/>
              <w:jc w:val="center"/>
            </w:pPr>
            <w:r>
              <w:t>3</w:t>
            </w:r>
          </w:p>
        </w:tc>
        <w:tc>
          <w:tcPr>
            <w:tcW w:w="0" w:type="auto"/>
          </w:tcPr>
          <w:p w14:paraId="6A566EE0" w14:textId="77777777" w:rsidR="00683A80" w:rsidRDefault="00000000">
            <w:pPr>
              <w:pStyle w:val="Compact"/>
              <w:jc w:val="center"/>
            </w:pPr>
            <w:r>
              <w:t>ㅎ</w:t>
            </w:r>
          </w:p>
        </w:tc>
        <w:tc>
          <w:tcPr>
            <w:tcW w:w="0" w:type="auto"/>
          </w:tcPr>
          <w:p w14:paraId="10E88901" w14:textId="77777777" w:rsidR="00683A80" w:rsidRDefault="00000000">
            <w:pPr>
              <w:pStyle w:val="Compact"/>
              <w:jc w:val="center"/>
            </w:pPr>
            <w:r>
              <w:t>3-5-6</w:t>
            </w:r>
          </w:p>
        </w:tc>
      </w:tr>
    </w:tbl>
    <w:p w14:paraId="03252001" w14:textId="31186105" w:rsidR="00683A80" w:rsidRDefault="00000000" w:rsidP="007B5F16">
      <w:pPr>
        <w:pStyle w:val="Heading1"/>
        <w:numPr>
          <w:ilvl w:val="0"/>
          <w:numId w:val="8"/>
        </w:numPr>
        <w:pPrChange w:id="53" w:author="Author">
          <w:pPr>
            <w:pStyle w:val="Heading1"/>
          </w:pPr>
        </w:pPrChange>
      </w:pPr>
      <w:bookmarkStart w:id="54" w:name="sec:dataset"/>
      <w:bookmarkEnd w:id="22"/>
      <w:bookmarkEnd w:id="33"/>
      <w:bookmarkEnd w:id="51"/>
      <w:r>
        <w:lastRenderedPageBreak/>
        <w:t>Dataset Description</w:t>
      </w:r>
    </w:p>
    <w:p w14:paraId="42497558" w14:textId="5C983E8F" w:rsidR="00683A80" w:rsidRDefault="00F5702F">
      <w:pPr>
        <w:pStyle w:val="Heading2"/>
      </w:pPr>
      <w:bookmarkStart w:id="55" w:name="source-data"/>
      <w:ins w:id="56" w:author="Author">
        <w:r>
          <w:t xml:space="preserve">4.1 </w:t>
        </w:r>
      </w:ins>
      <w:r w:rsidR="00000000">
        <w:t>Source Data</w:t>
      </w:r>
    </w:p>
    <w:p w14:paraId="1727868B" w14:textId="77777777" w:rsidR="00683A80" w:rsidRDefault="00000000">
      <w:pPr>
        <w:pStyle w:val="FirstParagraph"/>
      </w:pPr>
      <w:r>
        <w:t>The KOSHA-Braille dataset is derived from the Korea Occupational Safety and Health Agency (KOSHA) Material Safety Data Sheet database, accessed through the Korea Public Data Portal API [13] under an authorized operational account with a daily limit of 100,000 calls per endpoint.</w:t>
      </w:r>
    </w:p>
    <w:p w14:paraId="6261373E" w14:textId="7350E165" w:rsidR="00683A80" w:rsidRDefault="0070710F">
      <w:pPr>
        <w:pStyle w:val="Heading2"/>
      </w:pPr>
      <w:bookmarkStart w:id="57" w:name="dataset-statistics"/>
      <w:bookmarkEnd w:id="55"/>
      <w:ins w:id="58" w:author="Author">
        <w:r>
          <w:t xml:space="preserve">4.2 </w:t>
        </w:r>
      </w:ins>
      <w:r w:rsidR="00000000">
        <w:t>Dataset Statistics</w:t>
      </w:r>
    </w:p>
    <w:p w14:paraId="469140EE" w14:textId="11A8366E" w:rsidR="00683A80" w:rsidRDefault="00000000">
      <w:pPr>
        <w:pStyle w:val="FirstParagraph"/>
      </w:pPr>
      <w:r>
        <w:t>Table </w:t>
      </w:r>
      <w:hyperlink w:anchor="tab:stats">
        <w:r w:rsidR="00683A80">
          <w:rPr>
            <w:rStyle w:val="Hyperlink"/>
          </w:rPr>
          <w:t>4</w:t>
        </w:r>
      </w:hyperlink>
      <w:r>
        <w:t xml:space="preserve"> summarizes the dataset characteristics, recomputed directly over the released JSONL artifact. </w:t>
      </w:r>
      <w:del w:id="59" w:author="Author">
        <w:r w:rsidDel="0070710F">
          <w:delText>Fig.</w:delText>
        </w:r>
      </w:del>
      <w:ins w:id="60" w:author="Author">
        <w:r w:rsidR="0070710F">
          <w:t>Figure</w:t>
        </w:r>
      </w:ins>
      <w:r>
        <w:t> </w:t>
      </w:r>
      <w:hyperlink w:anchor="fig:stats">
        <w:r w:rsidR="00683A80">
          <w:rPr>
            <w:rStyle w:val="Hyperlink"/>
          </w:rPr>
          <w:t>3</w:t>
        </w:r>
      </w:hyperlink>
      <w:r>
        <w:t xml:space="preserve"> shows the character distribution and the empirical text-length distribution per chemical, and </w:t>
      </w:r>
      <w:del w:id="61" w:author="Author">
        <w:r w:rsidDel="0070710F">
          <w:delText>Fig.</w:delText>
        </w:r>
      </w:del>
      <w:ins w:id="62" w:author="Author">
        <w:r w:rsidR="0070710F">
          <w:t>Figure</w:t>
        </w:r>
      </w:ins>
      <w:r>
        <w:t> </w:t>
      </w:r>
      <w:hyperlink w:anchor="fig:section_coverage">
        <w:r w:rsidR="00683A80">
          <w:rPr>
            <w:rStyle w:val="Hyperlink"/>
          </w:rPr>
          <w:t>4</w:t>
        </w:r>
      </w:hyperlink>
      <w:r>
        <w:t xml:space="preserve"> shows per-section coverage and average length.</w:t>
      </w:r>
    </w:p>
    <w:p w14:paraId="4D74CA85" w14:textId="77777777" w:rsidR="00683A80" w:rsidRDefault="003109B1">
      <w:pPr>
        <w:pStyle w:val="CaptionedFigure"/>
      </w:pPr>
      <w:bookmarkStart w:id="63" w:name="fig:stats"/>
      <w:r>
        <w:rPr>
          <w:noProof/>
        </w:rPr>
        <w:drawing>
          <wp:inline distT="0" distB="0" distL="0" distR="0" wp14:anchorId="5F908F87" wp14:editId="537FF89E">
            <wp:extent cx="4875602" cy="2756254"/>
            <wp:effectExtent l="0" t="0" r="0" b="0"/>
            <wp:docPr id="14998310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1162" cy="2759397"/>
                    </a:xfrm>
                    <a:prstGeom prst="rect">
                      <a:avLst/>
                    </a:prstGeom>
                    <a:noFill/>
                  </pic:spPr>
                </pic:pic>
              </a:graphicData>
            </a:graphic>
          </wp:inline>
        </w:drawing>
      </w:r>
    </w:p>
    <w:p w14:paraId="148A24EA" w14:textId="77777777" w:rsidR="00683A80" w:rsidRDefault="00000000">
      <w:pPr>
        <w:pStyle w:val="ImageCaption"/>
      </w:pPr>
      <w:r>
        <w:t>Dataset characteristics, recomputed from the released JSONL (</w:t>
      </w:r>
      <m:oMath>
        <m:r>
          <w:rPr>
            <w:rFonts w:ascii="Cambria Math" w:hAnsi="Cambria Math"/>
          </w:rPr>
          <m:t>n=48,966</m:t>
        </m:r>
      </m:oMath>
      <w:r>
        <w:t xml:space="preserve"> chemicals). (Left) character-type distribution. (Right) histogram of per-chemical total Korean text length. The bimodal shape reflects the mix of chemicals with full 16-section MSDS records and chemicals whose KOSHA records contain only a few substantive sections.</w:t>
      </w:r>
    </w:p>
    <w:p w14:paraId="12B6DB42" w14:textId="52C72309" w:rsidR="00683A80" w:rsidRDefault="00B5317F">
      <w:pPr>
        <w:pStyle w:val="TableCaption"/>
      </w:pPr>
      <w:bookmarkStart w:id="64" w:name="tab:stats"/>
      <w:bookmarkEnd w:id="63"/>
      <w:ins w:id="65" w:author="Author">
        <w:r>
          <w:t>Table 4</w:t>
        </w:r>
        <w:r w:rsidR="00902A7C">
          <w:t>:</w:t>
        </w:r>
        <w:r>
          <w:t xml:space="preserve"> </w:t>
        </w:r>
      </w:ins>
      <w:r w:rsidR="00000000">
        <w:t>KOSHA-Braille Dataset Statistics</w:t>
      </w:r>
    </w:p>
    <w:tbl>
      <w:tblPr>
        <w:tblStyle w:val="Table"/>
        <w:tblW w:w="0" w:type="auto"/>
        <w:tblLook w:val="0020" w:firstRow="1" w:lastRow="0" w:firstColumn="0" w:lastColumn="0" w:noHBand="0" w:noVBand="0"/>
      </w:tblPr>
      <w:tblGrid>
        <w:gridCol w:w="4166"/>
        <w:gridCol w:w="2318"/>
      </w:tblGrid>
      <w:tr w:rsidR="00683A80" w14:paraId="451BED86"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0C0639F0" w14:textId="77777777" w:rsidR="00683A80" w:rsidRDefault="00000000">
            <w:pPr>
              <w:pStyle w:val="Compact"/>
            </w:pPr>
            <w:r>
              <w:t>Metric</w:t>
            </w:r>
          </w:p>
        </w:tc>
        <w:tc>
          <w:tcPr>
            <w:tcW w:w="0" w:type="auto"/>
          </w:tcPr>
          <w:p w14:paraId="65E96030" w14:textId="77777777" w:rsidR="00683A80" w:rsidRDefault="00000000">
            <w:pPr>
              <w:pStyle w:val="Compact"/>
              <w:jc w:val="right"/>
            </w:pPr>
            <w:r>
              <w:t>Value</w:t>
            </w:r>
          </w:p>
        </w:tc>
      </w:tr>
      <w:tr w:rsidR="00683A80" w14:paraId="21FEB212" w14:textId="77777777">
        <w:tc>
          <w:tcPr>
            <w:tcW w:w="0" w:type="auto"/>
          </w:tcPr>
          <w:p w14:paraId="5B741095" w14:textId="77777777" w:rsidR="00683A80" w:rsidRDefault="00000000">
            <w:pPr>
              <w:pStyle w:val="Compact"/>
            </w:pPr>
            <w:r>
              <w:t>Total chemicals</w:t>
            </w:r>
          </w:p>
        </w:tc>
        <w:tc>
          <w:tcPr>
            <w:tcW w:w="0" w:type="auto"/>
          </w:tcPr>
          <w:p w14:paraId="0EAD1B58" w14:textId="77777777" w:rsidR="00683A80" w:rsidRDefault="00000000">
            <w:pPr>
              <w:pStyle w:val="Compact"/>
              <w:jc w:val="right"/>
            </w:pPr>
            <w:r>
              <w:t>48,966</w:t>
            </w:r>
          </w:p>
        </w:tc>
      </w:tr>
      <w:tr w:rsidR="00683A80" w14:paraId="570836D0" w14:textId="77777777">
        <w:tc>
          <w:tcPr>
            <w:tcW w:w="0" w:type="auto"/>
          </w:tcPr>
          <w:p w14:paraId="430231BC" w14:textId="77777777" w:rsidR="00683A80" w:rsidRDefault="00000000">
            <w:pPr>
              <w:pStyle w:val="Compact"/>
            </w:pPr>
            <w:r>
              <w:t>Source-DB section rows</w:t>
            </w:r>
          </w:p>
        </w:tc>
        <w:tc>
          <w:tcPr>
            <w:tcW w:w="0" w:type="auto"/>
          </w:tcPr>
          <w:p w14:paraId="463AC0EE" w14:textId="77777777" w:rsidR="00683A80" w:rsidRDefault="00000000">
            <w:pPr>
              <w:pStyle w:val="Compact"/>
              <w:jc w:val="right"/>
            </w:pPr>
            <w:r>
              <w:t>769,897</w:t>
            </w:r>
          </w:p>
        </w:tc>
      </w:tr>
      <w:tr w:rsidR="00683A80" w14:paraId="148154AF" w14:textId="77777777">
        <w:tc>
          <w:tcPr>
            <w:tcW w:w="0" w:type="auto"/>
          </w:tcPr>
          <w:p w14:paraId="712BA6EC" w14:textId="77777777" w:rsidR="00683A80" w:rsidRDefault="00000000">
            <w:pPr>
              <w:pStyle w:val="Compact"/>
            </w:pPr>
            <w:r>
              <w:t>Released non-empty sections</w:t>
            </w:r>
          </w:p>
        </w:tc>
        <w:tc>
          <w:tcPr>
            <w:tcW w:w="0" w:type="auto"/>
          </w:tcPr>
          <w:p w14:paraId="32AF9203" w14:textId="77777777" w:rsidR="00683A80" w:rsidRDefault="00000000">
            <w:pPr>
              <w:pStyle w:val="Compact"/>
              <w:jc w:val="right"/>
            </w:pPr>
            <w:r>
              <w:t>401,272</w:t>
            </w:r>
          </w:p>
        </w:tc>
      </w:tr>
      <w:tr w:rsidR="00683A80" w14:paraId="33D6782B" w14:textId="77777777">
        <w:tc>
          <w:tcPr>
            <w:tcW w:w="0" w:type="auto"/>
          </w:tcPr>
          <w:p w14:paraId="409A7E03" w14:textId="77777777" w:rsidR="00683A80" w:rsidRDefault="00000000">
            <w:pPr>
              <w:pStyle w:val="Compact"/>
            </w:pPr>
            <w:r>
              <w:t>Avg. non-empty sections per chemical</w:t>
            </w:r>
          </w:p>
        </w:tc>
        <w:tc>
          <w:tcPr>
            <w:tcW w:w="0" w:type="auto"/>
          </w:tcPr>
          <w:p w14:paraId="01E11B06" w14:textId="77777777" w:rsidR="00683A80" w:rsidRDefault="00000000">
            <w:pPr>
              <w:pStyle w:val="Compact"/>
              <w:jc w:val="right"/>
            </w:pPr>
            <w:r>
              <w:t>8.2 (full schema: 16)</w:t>
            </w:r>
          </w:p>
        </w:tc>
      </w:tr>
      <w:tr w:rsidR="00683A80" w14:paraId="2BBFD927" w14:textId="77777777">
        <w:tc>
          <w:tcPr>
            <w:tcW w:w="0" w:type="auto"/>
          </w:tcPr>
          <w:p w14:paraId="45CCCBEF" w14:textId="77777777" w:rsidR="00683A80" w:rsidRDefault="00000000">
            <w:pPr>
              <w:pStyle w:val="Compact"/>
            </w:pPr>
            <w:r>
              <w:t>Korean text (total)</w:t>
            </w:r>
          </w:p>
        </w:tc>
        <w:tc>
          <w:tcPr>
            <w:tcW w:w="0" w:type="auto"/>
          </w:tcPr>
          <w:p w14:paraId="5CB87726" w14:textId="77777777" w:rsidR="00683A80" w:rsidRDefault="00000000">
            <w:pPr>
              <w:pStyle w:val="Compact"/>
              <w:jc w:val="right"/>
            </w:pPr>
            <w:r>
              <w:t>119.3 M chars</w:t>
            </w:r>
          </w:p>
        </w:tc>
      </w:tr>
      <w:tr w:rsidR="00683A80" w14:paraId="28BD66E8" w14:textId="77777777">
        <w:tc>
          <w:tcPr>
            <w:tcW w:w="0" w:type="auto"/>
          </w:tcPr>
          <w:p w14:paraId="79FA79AB" w14:textId="77777777" w:rsidR="00683A80" w:rsidRDefault="00000000">
            <w:pPr>
              <w:pStyle w:val="Compact"/>
            </w:pPr>
            <w:r>
              <w:lastRenderedPageBreak/>
              <w:t>Korean braille (total)</w:t>
            </w:r>
          </w:p>
        </w:tc>
        <w:tc>
          <w:tcPr>
            <w:tcW w:w="0" w:type="auto"/>
          </w:tcPr>
          <w:p w14:paraId="191A806C" w14:textId="77777777" w:rsidR="00683A80" w:rsidRDefault="00000000">
            <w:pPr>
              <w:pStyle w:val="Compact"/>
              <w:jc w:val="right"/>
            </w:pPr>
            <w:r>
              <w:t>232.3 M cells</w:t>
            </w:r>
          </w:p>
        </w:tc>
      </w:tr>
      <w:tr w:rsidR="00683A80" w14:paraId="33B1E483" w14:textId="77777777">
        <w:tc>
          <w:tcPr>
            <w:tcW w:w="0" w:type="auto"/>
          </w:tcPr>
          <w:p w14:paraId="0521AA8D" w14:textId="77777777" w:rsidR="00683A80" w:rsidRDefault="00000000">
            <w:pPr>
              <w:pStyle w:val="Compact"/>
            </w:pPr>
            <w:r>
              <w:t>Mean braille:text ratio</w:t>
            </w:r>
          </w:p>
        </w:tc>
        <w:tc>
          <w:tcPr>
            <w:tcW w:w="0" w:type="auto"/>
          </w:tcPr>
          <w:p w14:paraId="779895A5" w14:textId="77777777" w:rsidR="00683A80" w:rsidRDefault="00000000">
            <w:pPr>
              <w:pStyle w:val="Compact"/>
              <w:jc w:val="right"/>
            </w:pPr>
            <w:r>
              <w:t>1.95</w:t>
            </w:r>
          </w:p>
        </w:tc>
      </w:tr>
      <w:tr w:rsidR="00683A80" w14:paraId="4D40A242" w14:textId="77777777">
        <w:tc>
          <w:tcPr>
            <w:tcW w:w="0" w:type="auto"/>
            <w:gridSpan w:val="2"/>
          </w:tcPr>
          <w:p w14:paraId="4A983BF2" w14:textId="77777777" w:rsidR="00683A80" w:rsidRDefault="00000000">
            <w:pPr>
              <w:pStyle w:val="Compact"/>
            </w:pPr>
            <w:r>
              <w:rPr>
                <w:i/>
                <w:iCs/>
              </w:rPr>
              <w:t>Per-chemical Korean text length</w:t>
            </w:r>
          </w:p>
        </w:tc>
      </w:tr>
      <w:tr w:rsidR="00683A80" w14:paraId="0807AD91" w14:textId="77777777">
        <w:tc>
          <w:tcPr>
            <w:tcW w:w="0" w:type="auto"/>
          </w:tcPr>
          <w:p w14:paraId="439D94AB" w14:textId="77777777" w:rsidR="00683A80" w:rsidRDefault="00000000">
            <w:pPr>
              <w:pStyle w:val="Compact"/>
            </w:pPr>
            <w:r>
              <w:t>Mean</w:t>
            </w:r>
          </w:p>
        </w:tc>
        <w:tc>
          <w:tcPr>
            <w:tcW w:w="0" w:type="auto"/>
          </w:tcPr>
          <w:p w14:paraId="0F5D4408" w14:textId="77777777" w:rsidR="00683A80" w:rsidRDefault="00000000">
            <w:pPr>
              <w:pStyle w:val="Compact"/>
              <w:jc w:val="right"/>
            </w:pPr>
            <w:r>
              <w:t>2,436 chars</w:t>
            </w:r>
          </w:p>
        </w:tc>
      </w:tr>
      <w:tr w:rsidR="00683A80" w14:paraId="1206036D" w14:textId="77777777">
        <w:tc>
          <w:tcPr>
            <w:tcW w:w="0" w:type="auto"/>
          </w:tcPr>
          <w:p w14:paraId="299A522B" w14:textId="77777777" w:rsidR="00683A80" w:rsidRDefault="00000000">
            <w:pPr>
              <w:pStyle w:val="Compact"/>
            </w:pPr>
            <w:r>
              <w:t>Median</w:t>
            </w:r>
          </w:p>
        </w:tc>
        <w:tc>
          <w:tcPr>
            <w:tcW w:w="0" w:type="auto"/>
          </w:tcPr>
          <w:p w14:paraId="204F01D5" w14:textId="77777777" w:rsidR="00683A80" w:rsidRDefault="00000000">
            <w:pPr>
              <w:pStyle w:val="Compact"/>
              <w:jc w:val="right"/>
            </w:pPr>
            <w:r>
              <w:t>772 chars</w:t>
            </w:r>
          </w:p>
        </w:tc>
      </w:tr>
      <w:tr w:rsidR="00683A80" w14:paraId="03AAE35C" w14:textId="77777777">
        <w:tc>
          <w:tcPr>
            <w:tcW w:w="0" w:type="auto"/>
          </w:tcPr>
          <w:p w14:paraId="0BBE252C" w14:textId="77777777" w:rsidR="00683A80" w:rsidRDefault="00000000">
            <w:pPr>
              <w:pStyle w:val="Compact"/>
            </w:pPr>
            <w:r>
              <w:t>Std. deviation</w:t>
            </w:r>
          </w:p>
        </w:tc>
        <w:tc>
          <w:tcPr>
            <w:tcW w:w="0" w:type="auto"/>
          </w:tcPr>
          <w:p w14:paraId="18A4C1C8" w14:textId="77777777" w:rsidR="00683A80" w:rsidRDefault="00000000">
            <w:pPr>
              <w:pStyle w:val="Compact"/>
              <w:jc w:val="right"/>
            </w:pPr>
            <w:r>
              <w:t>2,431 chars</w:t>
            </w:r>
          </w:p>
        </w:tc>
      </w:tr>
      <w:tr w:rsidR="00683A80" w14:paraId="3701603C" w14:textId="77777777">
        <w:tc>
          <w:tcPr>
            <w:tcW w:w="0" w:type="auto"/>
          </w:tcPr>
          <w:p w14:paraId="4DE101C2" w14:textId="77777777" w:rsidR="00683A80" w:rsidRDefault="00000000">
            <w:pPr>
              <w:pStyle w:val="Compact"/>
            </w:pPr>
            <w:r>
              <w:t>Min / Max</w:t>
            </w:r>
          </w:p>
        </w:tc>
        <w:tc>
          <w:tcPr>
            <w:tcW w:w="0" w:type="auto"/>
          </w:tcPr>
          <w:p w14:paraId="4C0D584D" w14:textId="77777777" w:rsidR="00683A80" w:rsidRDefault="00000000">
            <w:pPr>
              <w:pStyle w:val="Compact"/>
              <w:jc w:val="right"/>
            </w:pPr>
            <w:r>
              <w:t>0 / 15,641 chars</w:t>
            </w:r>
          </w:p>
        </w:tc>
      </w:tr>
      <w:tr w:rsidR="00683A80" w14:paraId="01189ABD" w14:textId="77777777">
        <w:tc>
          <w:tcPr>
            <w:tcW w:w="0" w:type="auto"/>
            <w:gridSpan w:val="2"/>
          </w:tcPr>
          <w:p w14:paraId="4AD5A49B" w14:textId="77777777" w:rsidR="00683A80" w:rsidRDefault="00000000">
            <w:pPr>
              <w:pStyle w:val="Compact"/>
            </w:pPr>
            <w:r>
              <w:rPr>
                <w:i/>
                <w:iCs/>
              </w:rPr>
              <w:t>Character type (of classified chars)</w:t>
            </w:r>
          </w:p>
        </w:tc>
      </w:tr>
      <w:tr w:rsidR="00683A80" w14:paraId="2FFC2B8D" w14:textId="77777777">
        <w:tc>
          <w:tcPr>
            <w:tcW w:w="0" w:type="auto"/>
          </w:tcPr>
          <w:p w14:paraId="27F502A1" w14:textId="77777777" w:rsidR="00683A80" w:rsidRDefault="00000000">
            <w:pPr>
              <w:pStyle w:val="Compact"/>
            </w:pPr>
            <w:r>
              <w:t>Korean (Hangul)</w:t>
            </w:r>
          </w:p>
        </w:tc>
        <w:tc>
          <w:tcPr>
            <w:tcW w:w="0" w:type="auto"/>
          </w:tcPr>
          <w:p w14:paraId="7D729647" w14:textId="77777777" w:rsidR="00683A80" w:rsidRDefault="00000000">
            <w:pPr>
              <w:pStyle w:val="Compact"/>
              <w:jc w:val="right"/>
            </w:pPr>
            <w:r>
              <w:t>77.2%</w:t>
            </w:r>
          </w:p>
        </w:tc>
      </w:tr>
      <w:tr w:rsidR="00683A80" w14:paraId="43C1AE45" w14:textId="77777777">
        <w:tc>
          <w:tcPr>
            <w:tcW w:w="0" w:type="auto"/>
          </w:tcPr>
          <w:p w14:paraId="781F84EE" w14:textId="77777777" w:rsidR="00683A80" w:rsidRDefault="00000000">
            <w:pPr>
              <w:pStyle w:val="Compact"/>
            </w:pPr>
            <w:r>
              <w:t>Latin</w:t>
            </w:r>
          </w:p>
        </w:tc>
        <w:tc>
          <w:tcPr>
            <w:tcW w:w="0" w:type="auto"/>
          </w:tcPr>
          <w:p w14:paraId="6C3B8DF4" w14:textId="77777777" w:rsidR="00683A80" w:rsidRDefault="00000000">
            <w:pPr>
              <w:pStyle w:val="Compact"/>
              <w:jc w:val="right"/>
            </w:pPr>
            <w:r>
              <w:t>18.3%</w:t>
            </w:r>
          </w:p>
        </w:tc>
      </w:tr>
      <w:tr w:rsidR="00683A80" w14:paraId="3C420C3E" w14:textId="77777777">
        <w:tc>
          <w:tcPr>
            <w:tcW w:w="0" w:type="auto"/>
          </w:tcPr>
          <w:p w14:paraId="784764CE" w14:textId="77777777" w:rsidR="00683A80" w:rsidRDefault="00000000">
            <w:pPr>
              <w:pStyle w:val="Compact"/>
            </w:pPr>
            <w:r>
              <w:t>Digits</w:t>
            </w:r>
          </w:p>
        </w:tc>
        <w:tc>
          <w:tcPr>
            <w:tcW w:w="0" w:type="auto"/>
          </w:tcPr>
          <w:p w14:paraId="65F32792" w14:textId="77777777" w:rsidR="00683A80" w:rsidRDefault="00000000">
            <w:pPr>
              <w:pStyle w:val="Compact"/>
              <w:jc w:val="right"/>
            </w:pPr>
            <w:r>
              <w:t>4.5%</w:t>
            </w:r>
          </w:p>
        </w:tc>
      </w:tr>
    </w:tbl>
    <w:p w14:paraId="4CDC7832" w14:textId="77777777" w:rsidR="00683A80" w:rsidRDefault="003109B1">
      <w:pPr>
        <w:pStyle w:val="CaptionedFigure"/>
      </w:pPr>
      <w:bookmarkStart w:id="66" w:name="fig:section_coverage"/>
      <w:bookmarkEnd w:id="64"/>
      <w:r>
        <w:rPr>
          <w:noProof/>
        </w:rPr>
        <w:drawing>
          <wp:inline distT="0" distB="0" distL="0" distR="0" wp14:anchorId="344C5A67" wp14:editId="6E412045">
            <wp:extent cx="5582708" cy="3155992"/>
            <wp:effectExtent l="0" t="0" r="0" b="0"/>
            <wp:docPr id="19848564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0565" cy="3160433"/>
                    </a:xfrm>
                    <a:prstGeom prst="rect">
                      <a:avLst/>
                    </a:prstGeom>
                    <a:noFill/>
                  </pic:spPr>
                </pic:pic>
              </a:graphicData>
            </a:graphic>
          </wp:inline>
        </w:drawing>
      </w:r>
    </w:p>
    <w:p w14:paraId="40FBEF8E" w14:textId="77777777" w:rsidR="00683A80" w:rsidRDefault="00000000">
      <w:pPr>
        <w:pStyle w:val="ImageCaption"/>
      </w:pPr>
      <w:r>
        <w:t>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p w14:paraId="1C21E8D0" w14:textId="75372108" w:rsidR="00683A80" w:rsidRDefault="008E1D00">
      <w:pPr>
        <w:pStyle w:val="Heading2"/>
      </w:pPr>
      <w:bookmarkStart w:id="67" w:name="ghs-pictogram-conversion"/>
      <w:bookmarkEnd w:id="57"/>
      <w:bookmarkEnd w:id="66"/>
      <w:ins w:id="68" w:author="Author">
        <w:r>
          <w:lastRenderedPageBreak/>
          <w:t xml:space="preserve">4.3 </w:t>
        </w:r>
      </w:ins>
      <w:r w:rsidR="00000000">
        <w:t>GHS Pictogram Conversion</w:t>
      </w:r>
    </w:p>
    <w:p w14:paraId="5BED3F50" w14:textId="77777777" w:rsidR="00683A80" w:rsidRDefault="00000000">
      <w:pPr>
        <w:pStyle w:val="FirstParagraph"/>
      </w:pPr>
      <w:r>
        <w:t>Original MSDS data references GHS hazard pictograms as image filenames (e.g., “GHS06.gif”), which are meaningless in braille. The system resolves these to descriptive Korean text as shown in Table </w:t>
      </w:r>
      <w:hyperlink w:anchor="tab:ghs">
        <w:r w:rsidR="00683A80">
          <w:rPr>
            <w:rStyle w:val="Hyperlink"/>
          </w:rPr>
          <w:t>5</w:t>
        </w:r>
      </w:hyperlink>
      <w:r>
        <w:t>. All 147 unique H/P statement codes occurring in the database (63 H-statements, 84 P-statements) are resolved and encoded.</w:t>
      </w:r>
    </w:p>
    <w:p w14:paraId="37A2D267" w14:textId="5F38F407" w:rsidR="00683A80" w:rsidRDefault="008E1D00">
      <w:pPr>
        <w:pStyle w:val="TableCaption"/>
      </w:pPr>
      <w:bookmarkStart w:id="69" w:name="tab:ghs"/>
      <w:ins w:id="70" w:author="Author">
        <w:r>
          <w:t xml:space="preserve">Table 5: </w:t>
        </w:r>
      </w:ins>
      <w:r w:rsidR="00000000">
        <w:t>GHS Pictogram to Korean Text Conversion</w:t>
      </w:r>
    </w:p>
    <w:tbl>
      <w:tblPr>
        <w:tblStyle w:val="Table"/>
        <w:tblW w:w="0" w:type="auto"/>
        <w:tblLook w:val="0020" w:firstRow="1" w:lastRow="0" w:firstColumn="0" w:lastColumn="0" w:noHBand="0" w:noVBand="0"/>
      </w:tblPr>
      <w:tblGrid>
        <w:gridCol w:w="948"/>
        <w:gridCol w:w="1964"/>
        <w:gridCol w:w="1896"/>
      </w:tblGrid>
      <w:tr w:rsidR="00683A80" w14:paraId="54CD1EF3"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C6E9A4C" w14:textId="77777777" w:rsidR="00683A80" w:rsidRDefault="00000000">
            <w:pPr>
              <w:pStyle w:val="Compact"/>
            </w:pPr>
            <w:r>
              <w:t>Code</w:t>
            </w:r>
          </w:p>
        </w:tc>
        <w:tc>
          <w:tcPr>
            <w:tcW w:w="0" w:type="auto"/>
          </w:tcPr>
          <w:p w14:paraId="3A22507E" w14:textId="77777777" w:rsidR="00683A80" w:rsidRDefault="00000000">
            <w:pPr>
              <w:pStyle w:val="Compact"/>
            </w:pPr>
            <w:r>
              <w:t>English</w:t>
            </w:r>
          </w:p>
        </w:tc>
        <w:tc>
          <w:tcPr>
            <w:tcW w:w="0" w:type="auto"/>
          </w:tcPr>
          <w:p w14:paraId="5176C76A" w14:textId="77777777" w:rsidR="00683A80" w:rsidRDefault="00000000">
            <w:pPr>
              <w:pStyle w:val="Compact"/>
            </w:pPr>
            <w:r>
              <w:t>Korean</w:t>
            </w:r>
          </w:p>
        </w:tc>
      </w:tr>
      <w:tr w:rsidR="00683A80" w14:paraId="71351E97" w14:textId="77777777">
        <w:tc>
          <w:tcPr>
            <w:tcW w:w="0" w:type="auto"/>
          </w:tcPr>
          <w:p w14:paraId="5C292A44" w14:textId="77777777" w:rsidR="00683A80" w:rsidRDefault="00000000">
            <w:pPr>
              <w:pStyle w:val="Compact"/>
            </w:pPr>
            <w:r>
              <w:t>GHS01</w:t>
            </w:r>
          </w:p>
        </w:tc>
        <w:tc>
          <w:tcPr>
            <w:tcW w:w="0" w:type="auto"/>
          </w:tcPr>
          <w:p w14:paraId="32475250" w14:textId="77777777" w:rsidR="00683A80" w:rsidRDefault="00000000">
            <w:pPr>
              <w:pStyle w:val="Compact"/>
            </w:pPr>
            <w:r>
              <w:t>Explosive</w:t>
            </w:r>
          </w:p>
        </w:tc>
        <w:tc>
          <w:tcPr>
            <w:tcW w:w="0" w:type="auto"/>
          </w:tcPr>
          <w:p w14:paraId="752D9835" w14:textId="77777777" w:rsidR="00683A80" w:rsidRDefault="00000000">
            <w:pPr>
              <w:pStyle w:val="Compact"/>
            </w:pPr>
            <w:r>
              <w:t>폭발성</w:t>
            </w:r>
          </w:p>
        </w:tc>
      </w:tr>
      <w:tr w:rsidR="00683A80" w14:paraId="054E4803" w14:textId="77777777">
        <w:tc>
          <w:tcPr>
            <w:tcW w:w="0" w:type="auto"/>
          </w:tcPr>
          <w:p w14:paraId="1DE37215" w14:textId="77777777" w:rsidR="00683A80" w:rsidRDefault="00000000">
            <w:pPr>
              <w:pStyle w:val="Compact"/>
            </w:pPr>
            <w:r>
              <w:t>GHS02</w:t>
            </w:r>
          </w:p>
        </w:tc>
        <w:tc>
          <w:tcPr>
            <w:tcW w:w="0" w:type="auto"/>
          </w:tcPr>
          <w:p w14:paraId="399C4068" w14:textId="77777777" w:rsidR="00683A80" w:rsidRDefault="00000000">
            <w:pPr>
              <w:pStyle w:val="Compact"/>
            </w:pPr>
            <w:r>
              <w:t>Flammable</w:t>
            </w:r>
          </w:p>
        </w:tc>
        <w:tc>
          <w:tcPr>
            <w:tcW w:w="0" w:type="auto"/>
          </w:tcPr>
          <w:p w14:paraId="3A5FB923" w14:textId="77777777" w:rsidR="00683A80" w:rsidRDefault="00000000">
            <w:pPr>
              <w:pStyle w:val="Compact"/>
            </w:pPr>
            <w:r>
              <w:t>인화성</w:t>
            </w:r>
          </w:p>
        </w:tc>
      </w:tr>
      <w:tr w:rsidR="00683A80" w14:paraId="54B78052" w14:textId="77777777">
        <w:tc>
          <w:tcPr>
            <w:tcW w:w="0" w:type="auto"/>
          </w:tcPr>
          <w:p w14:paraId="272D5BD4" w14:textId="77777777" w:rsidR="00683A80" w:rsidRDefault="00000000">
            <w:pPr>
              <w:pStyle w:val="Compact"/>
            </w:pPr>
            <w:r>
              <w:t>GHS03</w:t>
            </w:r>
          </w:p>
        </w:tc>
        <w:tc>
          <w:tcPr>
            <w:tcW w:w="0" w:type="auto"/>
          </w:tcPr>
          <w:p w14:paraId="1228AB76" w14:textId="77777777" w:rsidR="00683A80" w:rsidRDefault="00000000">
            <w:pPr>
              <w:pStyle w:val="Compact"/>
            </w:pPr>
            <w:r>
              <w:t>Oxidizing</w:t>
            </w:r>
          </w:p>
        </w:tc>
        <w:tc>
          <w:tcPr>
            <w:tcW w:w="0" w:type="auto"/>
          </w:tcPr>
          <w:p w14:paraId="3D46805F" w14:textId="77777777" w:rsidR="00683A80" w:rsidRDefault="00000000">
            <w:pPr>
              <w:pStyle w:val="Compact"/>
            </w:pPr>
            <w:r>
              <w:t>산화성</w:t>
            </w:r>
          </w:p>
        </w:tc>
      </w:tr>
      <w:tr w:rsidR="00683A80" w14:paraId="733CEDB0" w14:textId="77777777">
        <w:tc>
          <w:tcPr>
            <w:tcW w:w="0" w:type="auto"/>
          </w:tcPr>
          <w:p w14:paraId="1EC2B264" w14:textId="77777777" w:rsidR="00683A80" w:rsidRDefault="00000000">
            <w:pPr>
              <w:pStyle w:val="Compact"/>
            </w:pPr>
            <w:r>
              <w:t>GHS04</w:t>
            </w:r>
          </w:p>
        </w:tc>
        <w:tc>
          <w:tcPr>
            <w:tcW w:w="0" w:type="auto"/>
          </w:tcPr>
          <w:p w14:paraId="2E426FAF" w14:textId="77777777" w:rsidR="00683A80" w:rsidRDefault="00000000">
            <w:pPr>
              <w:pStyle w:val="Compact"/>
            </w:pPr>
            <w:r>
              <w:t>Compressed gas</w:t>
            </w:r>
          </w:p>
        </w:tc>
        <w:tc>
          <w:tcPr>
            <w:tcW w:w="0" w:type="auto"/>
          </w:tcPr>
          <w:p w14:paraId="45C35FBF" w14:textId="77777777" w:rsidR="00683A80" w:rsidRDefault="00000000">
            <w:pPr>
              <w:pStyle w:val="Compact"/>
            </w:pPr>
            <w:r>
              <w:t>고압가스</w:t>
            </w:r>
          </w:p>
        </w:tc>
      </w:tr>
      <w:tr w:rsidR="00683A80" w14:paraId="4CF65A77" w14:textId="77777777">
        <w:tc>
          <w:tcPr>
            <w:tcW w:w="0" w:type="auto"/>
          </w:tcPr>
          <w:p w14:paraId="037767D6" w14:textId="77777777" w:rsidR="00683A80" w:rsidRDefault="00000000">
            <w:pPr>
              <w:pStyle w:val="Compact"/>
            </w:pPr>
            <w:r>
              <w:t>GHS05</w:t>
            </w:r>
          </w:p>
        </w:tc>
        <w:tc>
          <w:tcPr>
            <w:tcW w:w="0" w:type="auto"/>
          </w:tcPr>
          <w:p w14:paraId="16D729A1" w14:textId="77777777" w:rsidR="00683A80" w:rsidRDefault="00000000">
            <w:pPr>
              <w:pStyle w:val="Compact"/>
            </w:pPr>
            <w:r>
              <w:t>Corrosive</w:t>
            </w:r>
          </w:p>
        </w:tc>
        <w:tc>
          <w:tcPr>
            <w:tcW w:w="0" w:type="auto"/>
          </w:tcPr>
          <w:p w14:paraId="5764B165" w14:textId="77777777" w:rsidR="00683A80" w:rsidRDefault="00000000">
            <w:pPr>
              <w:pStyle w:val="Compact"/>
            </w:pPr>
            <w:r>
              <w:t>부식성</w:t>
            </w:r>
          </w:p>
        </w:tc>
      </w:tr>
      <w:tr w:rsidR="00683A80" w14:paraId="1BFA3046" w14:textId="77777777">
        <w:tc>
          <w:tcPr>
            <w:tcW w:w="0" w:type="auto"/>
          </w:tcPr>
          <w:p w14:paraId="21F95ADA" w14:textId="77777777" w:rsidR="00683A80" w:rsidRDefault="00000000">
            <w:pPr>
              <w:pStyle w:val="Compact"/>
            </w:pPr>
            <w:r>
              <w:t>GHS06</w:t>
            </w:r>
          </w:p>
        </w:tc>
        <w:tc>
          <w:tcPr>
            <w:tcW w:w="0" w:type="auto"/>
          </w:tcPr>
          <w:p w14:paraId="761F2BF1" w14:textId="77777777" w:rsidR="00683A80" w:rsidRDefault="00000000">
            <w:pPr>
              <w:pStyle w:val="Compact"/>
            </w:pPr>
            <w:r>
              <w:t>Acute toxicity</w:t>
            </w:r>
          </w:p>
        </w:tc>
        <w:tc>
          <w:tcPr>
            <w:tcW w:w="0" w:type="auto"/>
          </w:tcPr>
          <w:p w14:paraId="24E5B915" w14:textId="77777777" w:rsidR="00683A80" w:rsidRDefault="00000000">
            <w:pPr>
              <w:pStyle w:val="Compact"/>
            </w:pPr>
            <w:r>
              <w:t>급성독성</w:t>
            </w:r>
          </w:p>
        </w:tc>
      </w:tr>
      <w:tr w:rsidR="00683A80" w14:paraId="3A865001" w14:textId="77777777">
        <w:tc>
          <w:tcPr>
            <w:tcW w:w="0" w:type="auto"/>
          </w:tcPr>
          <w:p w14:paraId="681AB881" w14:textId="77777777" w:rsidR="00683A80" w:rsidRDefault="00000000">
            <w:pPr>
              <w:pStyle w:val="Compact"/>
            </w:pPr>
            <w:r>
              <w:t>GHS07</w:t>
            </w:r>
          </w:p>
        </w:tc>
        <w:tc>
          <w:tcPr>
            <w:tcW w:w="0" w:type="auto"/>
          </w:tcPr>
          <w:p w14:paraId="64252D37" w14:textId="77777777" w:rsidR="00683A80" w:rsidRDefault="00000000">
            <w:pPr>
              <w:pStyle w:val="Compact"/>
            </w:pPr>
            <w:r>
              <w:t>Irritant</w:t>
            </w:r>
          </w:p>
        </w:tc>
        <w:tc>
          <w:tcPr>
            <w:tcW w:w="0" w:type="auto"/>
          </w:tcPr>
          <w:p w14:paraId="01447698" w14:textId="77777777" w:rsidR="00683A80" w:rsidRDefault="00000000">
            <w:pPr>
              <w:pStyle w:val="Compact"/>
            </w:pPr>
            <w:r>
              <w:t>경고</w:t>
            </w:r>
          </w:p>
        </w:tc>
      </w:tr>
      <w:tr w:rsidR="00683A80" w14:paraId="7C26087C" w14:textId="77777777">
        <w:tc>
          <w:tcPr>
            <w:tcW w:w="0" w:type="auto"/>
          </w:tcPr>
          <w:p w14:paraId="4DB80557" w14:textId="77777777" w:rsidR="00683A80" w:rsidRDefault="00000000">
            <w:pPr>
              <w:pStyle w:val="Compact"/>
            </w:pPr>
            <w:r>
              <w:t>GHS08</w:t>
            </w:r>
          </w:p>
        </w:tc>
        <w:tc>
          <w:tcPr>
            <w:tcW w:w="0" w:type="auto"/>
          </w:tcPr>
          <w:p w14:paraId="27B1AAC8" w14:textId="77777777" w:rsidR="00683A80" w:rsidRDefault="00000000">
            <w:pPr>
              <w:pStyle w:val="Compact"/>
            </w:pPr>
            <w:r>
              <w:t>Health hazard</w:t>
            </w:r>
          </w:p>
        </w:tc>
        <w:tc>
          <w:tcPr>
            <w:tcW w:w="0" w:type="auto"/>
          </w:tcPr>
          <w:p w14:paraId="65F17BC4" w14:textId="77777777" w:rsidR="00683A80" w:rsidRDefault="00000000">
            <w:pPr>
              <w:pStyle w:val="Compact"/>
            </w:pPr>
            <w:r>
              <w:t>건강유해성</w:t>
            </w:r>
          </w:p>
        </w:tc>
      </w:tr>
      <w:tr w:rsidR="00683A80" w14:paraId="6ED5DD57" w14:textId="77777777">
        <w:tc>
          <w:tcPr>
            <w:tcW w:w="0" w:type="auto"/>
          </w:tcPr>
          <w:p w14:paraId="5A2067AB" w14:textId="77777777" w:rsidR="00683A80" w:rsidRDefault="00000000">
            <w:pPr>
              <w:pStyle w:val="Compact"/>
            </w:pPr>
            <w:r>
              <w:t>GHS09</w:t>
            </w:r>
          </w:p>
        </w:tc>
        <w:tc>
          <w:tcPr>
            <w:tcW w:w="0" w:type="auto"/>
          </w:tcPr>
          <w:p w14:paraId="2835F73F" w14:textId="77777777" w:rsidR="00683A80" w:rsidRDefault="00000000">
            <w:pPr>
              <w:pStyle w:val="Compact"/>
            </w:pPr>
            <w:r>
              <w:t>Environmental</w:t>
            </w:r>
          </w:p>
        </w:tc>
        <w:tc>
          <w:tcPr>
            <w:tcW w:w="0" w:type="auto"/>
          </w:tcPr>
          <w:p w14:paraId="395AE37C" w14:textId="77777777" w:rsidR="00683A80" w:rsidRDefault="00000000">
            <w:pPr>
              <w:pStyle w:val="Compact"/>
            </w:pPr>
            <w:r>
              <w:t>수생환경유해성</w:t>
            </w:r>
          </w:p>
        </w:tc>
      </w:tr>
    </w:tbl>
    <w:p w14:paraId="1D9955E2" w14:textId="730B650C" w:rsidR="00683A80" w:rsidRDefault="00CC3219">
      <w:pPr>
        <w:pStyle w:val="Heading2"/>
      </w:pPr>
      <w:bookmarkStart w:id="71" w:name="release"/>
      <w:bookmarkEnd w:id="67"/>
      <w:bookmarkEnd w:id="69"/>
      <w:ins w:id="72" w:author="Author">
        <w:r>
          <w:t xml:space="preserve">4.4 </w:t>
        </w:r>
      </w:ins>
      <w:r w:rsidR="00000000">
        <w:t>Release</w:t>
      </w:r>
    </w:p>
    <w:p w14:paraId="1E807B92" w14:textId="77777777" w:rsidR="00683A80" w:rsidRDefault="00000000">
      <w:pPr>
        <w:pStyle w:val="FirstParagraph"/>
      </w:pPr>
      <w:r>
        <w:t>The full corpus is released as a single JSONL file (943 MB) in HuggingFace-compatible schema, with a dataset card specifying provenance, license, section schema, and intended use. The encoder, decoder, and reference service are released as open-source code.</w:t>
      </w:r>
    </w:p>
    <w:p w14:paraId="421159EB" w14:textId="2E8F29DC" w:rsidR="00683A80" w:rsidRDefault="00000000" w:rsidP="007B5F16">
      <w:pPr>
        <w:pStyle w:val="Heading1"/>
        <w:numPr>
          <w:ilvl w:val="0"/>
          <w:numId w:val="8"/>
        </w:numPr>
        <w:pPrChange w:id="73" w:author="Author">
          <w:pPr>
            <w:pStyle w:val="Heading1"/>
          </w:pPr>
        </w:pPrChange>
      </w:pPr>
      <w:bookmarkStart w:id="74" w:name="sec:validation"/>
      <w:bookmarkEnd w:id="54"/>
      <w:bookmarkEnd w:id="71"/>
      <w:r>
        <w:t>Validation</w:t>
      </w:r>
    </w:p>
    <w:p w14:paraId="2EB369F5" w14:textId="34BF552F" w:rsidR="00683A80" w:rsidRDefault="00CC3219">
      <w:pPr>
        <w:pStyle w:val="Heading2"/>
      </w:pPr>
      <w:bookmarkStart w:id="75" w:name="deterministic-correctness"/>
      <w:ins w:id="76" w:author="Author">
        <w:r>
          <w:t xml:space="preserve">5.1 </w:t>
        </w:r>
      </w:ins>
      <w:r w:rsidR="00000000">
        <w:t>Deterministic Correctness</w:t>
      </w:r>
    </w:p>
    <w:p w14:paraId="33F4B0D3" w14:textId="28F7AB6D" w:rsidR="00683A80" w:rsidRDefault="00000000">
      <w:pPr>
        <w:pStyle w:val="FirstParagraph"/>
      </w:pPr>
      <w:r>
        <w:t>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w:t>
      </w:r>
      <w:ins w:id="77" w:author="Author">
        <w:r w:rsidR="00CC3219">
          <w:t xml:space="preserve">, </w:t>
        </w:r>
      </w:ins>
      <w:del w:id="78" w:author="Author">
        <w:r w:rsidDel="00CC3219">
          <w:delText>—</w:delText>
        </w:r>
      </w:del>
      <w:r>
        <w:t>an important property for infrastructure-scale corpora where sample-based human validation cannot reach global coverage.</w:t>
      </w:r>
    </w:p>
    <w:p w14:paraId="4D3059CE" w14:textId="79B43D50" w:rsidR="00683A80" w:rsidRDefault="00CC3219">
      <w:pPr>
        <w:pStyle w:val="Heading2"/>
      </w:pPr>
      <w:bookmarkStart w:id="79" w:name="cross-reference-validation"/>
      <w:bookmarkEnd w:id="75"/>
      <w:ins w:id="80" w:author="Author">
        <w:r>
          <w:lastRenderedPageBreak/>
          <w:t xml:space="preserve">5.2 </w:t>
        </w:r>
      </w:ins>
      <w:r w:rsidR="00000000">
        <w:t>Cross-Reference Validation</w:t>
      </w:r>
    </w:p>
    <w:p w14:paraId="52F214CB" w14:textId="77777777" w:rsidR="00683A80" w:rsidRDefault="00000000">
      <w:pPr>
        <w:pStyle w:val="FirstParagraph"/>
      </w:pPr>
      <w:r>
        <w:t>The encoder was validated against an independently developed open-source Korean braille converter [8]. Table </w:t>
      </w:r>
      <w:hyperlink w:anchor="tab:validation">
        <w:r w:rsidR="00683A80">
          <w:rPr>
            <w:rStyle w:val="Hyperlink"/>
          </w:rPr>
          <w:t>6</w:t>
        </w:r>
      </w:hyperlink>
      <w:r>
        <w:t xml:space="preserve"> shows the results.</w:t>
      </w:r>
    </w:p>
    <w:p w14:paraId="2C148B3C" w14:textId="723B1D6C" w:rsidR="00683A80" w:rsidRDefault="00CC3219">
      <w:pPr>
        <w:pStyle w:val="TableCaption"/>
      </w:pPr>
      <w:bookmarkStart w:id="81" w:name="tab:validation"/>
      <w:ins w:id="82" w:author="Author">
        <w:r>
          <w:t xml:space="preserve">Table 6: </w:t>
        </w:r>
      </w:ins>
      <w:r w:rsidR="00000000">
        <w:t>Cross-Reference Validation Results</w:t>
      </w:r>
    </w:p>
    <w:tbl>
      <w:tblPr>
        <w:tblStyle w:val="Table"/>
        <w:tblW w:w="0" w:type="auto"/>
        <w:tblLook w:val="0020" w:firstRow="1" w:lastRow="0" w:firstColumn="0" w:lastColumn="0" w:noHBand="0" w:noVBand="0"/>
      </w:tblPr>
      <w:tblGrid>
        <w:gridCol w:w="2834"/>
        <w:gridCol w:w="1125"/>
        <w:gridCol w:w="1348"/>
      </w:tblGrid>
      <w:tr w:rsidR="00683A80" w14:paraId="00067E48"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2B2E4E52" w14:textId="77777777" w:rsidR="00683A80" w:rsidRDefault="00000000">
            <w:pPr>
              <w:pStyle w:val="Compact"/>
            </w:pPr>
            <w:r>
              <w:t>Test Set</w:t>
            </w:r>
          </w:p>
        </w:tc>
        <w:tc>
          <w:tcPr>
            <w:tcW w:w="0" w:type="auto"/>
          </w:tcPr>
          <w:p w14:paraId="2A7F6B3E" w14:textId="77777777" w:rsidR="00683A80" w:rsidRDefault="00000000">
            <w:pPr>
              <w:pStyle w:val="Compact"/>
              <w:jc w:val="right"/>
            </w:pPr>
            <w:r>
              <w:t>Samples</w:t>
            </w:r>
          </w:p>
        </w:tc>
        <w:tc>
          <w:tcPr>
            <w:tcW w:w="0" w:type="auto"/>
          </w:tcPr>
          <w:p w14:paraId="7541FFFD" w14:textId="77777777" w:rsidR="00683A80" w:rsidRDefault="00000000">
            <w:pPr>
              <w:pStyle w:val="Compact"/>
              <w:jc w:val="right"/>
            </w:pPr>
            <w:r>
              <w:t>Agreement</w:t>
            </w:r>
          </w:p>
        </w:tc>
      </w:tr>
      <w:tr w:rsidR="00683A80" w14:paraId="1785CBEE" w14:textId="77777777">
        <w:tc>
          <w:tcPr>
            <w:tcW w:w="0" w:type="auto"/>
          </w:tcPr>
          <w:p w14:paraId="14273CE4" w14:textId="77777777" w:rsidR="00683A80" w:rsidRDefault="00000000">
            <w:pPr>
              <w:pStyle w:val="Compact"/>
            </w:pPr>
            <w:r>
              <w:t>Basic Hangul syllables</w:t>
            </w:r>
          </w:p>
        </w:tc>
        <w:tc>
          <w:tcPr>
            <w:tcW w:w="0" w:type="auto"/>
          </w:tcPr>
          <w:p w14:paraId="4057BB2A" w14:textId="77777777" w:rsidR="00683A80" w:rsidRDefault="00000000">
            <w:pPr>
              <w:pStyle w:val="Compact"/>
              <w:jc w:val="right"/>
            </w:pPr>
            <w:r>
              <w:t>41</w:t>
            </w:r>
          </w:p>
        </w:tc>
        <w:tc>
          <w:tcPr>
            <w:tcW w:w="0" w:type="auto"/>
          </w:tcPr>
          <w:p w14:paraId="00B41492" w14:textId="77777777" w:rsidR="00683A80" w:rsidRDefault="00000000">
            <w:pPr>
              <w:pStyle w:val="Compact"/>
              <w:jc w:val="right"/>
            </w:pPr>
            <w:r>
              <w:t>100%</w:t>
            </w:r>
          </w:p>
        </w:tc>
      </w:tr>
      <w:tr w:rsidR="00683A80" w14:paraId="26E26DA8" w14:textId="77777777">
        <w:tc>
          <w:tcPr>
            <w:tcW w:w="0" w:type="auto"/>
          </w:tcPr>
          <w:p w14:paraId="02ED275B" w14:textId="77777777" w:rsidR="00683A80" w:rsidRDefault="00000000">
            <w:pPr>
              <w:pStyle w:val="Compact"/>
            </w:pPr>
            <w:r>
              <w:t>Korean golden sentences</w:t>
            </w:r>
          </w:p>
        </w:tc>
        <w:tc>
          <w:tcPr>
            <w:tcW w:w="0" w:type="auto"/>
          </w:tcPr>
          <w:p w14:paraId="5F0B8E62" w14:textId="77777777" w:rsidR="00683A80" w:rsidRDefault="00000000">
            <w:pPr>
              <w:pStyle w:val="Compact"/>
              <w:jc w:val="right"/>
            </w:pPr>
            <w:r>
              <w:t>45</w:t>
            </w:r>
          </w:p>
        </w:tc>
        <w:tc>
          <w:tcPr>
            <w:tcW w:w="0" w:type="auto"/>
          </w:tcPr>
          <w:p w14:paraId="59623043" w14:textId="77777777" w:rsidR="00683A80" w:rsidRDefault="00000000">
            <w:pPr>
              <w:pStyle w:val="Compact"/>
              <w:jc w:val="right"/>
            </w:pPr>
            <w:r>
              <w:t>100%</w:t>
            </w:r>
          </w:p>
        </w:tc>
      </w:tr>
      <w:tr w:rsidR="00683A80" w14:paraId="295793B6" w14:textId="77777777">
        <w:tc>
          <w:tcPr>
            <w:tcW w:w="0" w:type="auto"/>
          </w:tcPr>
          <w:p w14:paraId="57958E69" w14:textId="77777777" w:rsidR="00683A80" w:rsidRDefault="00000000">
            <w:pPr>
              <w:pStyle w:val="Compact"/>
            </w:pPr>
            <w:r>
              <w:t>MSDS chemical names</w:t>
            </w:r>
          </w:p>
        </w:tc>
        <w:tc>
          <w:tcPr>
            <w:tcW w:w="0" w:type="auto"/>
          </w:tcPr>
          <w:p w14:paraId="1F853DD2" w14:textId="77777777" w:rsidR="00683A80" w:rsidRDefault="00000000">
            <w:pPr>
              <w:pStyle w:val="Compact"/>
              <w:jc w:val="right"/>
            </w:pPr>
            <w:r>
              <w:t>356</w:t>
            </w:r>
          </w:p>
        </w:tc>
        <w:tc>
          <w:tcPr>
            <w:tcW w:w="0" w:type="auto"/>
          </w:tcPr>
          <w:p w14:paraId="55A15570" w14:textId="77777777" w:rsidR="00683A80" w:rsidRDefault="00000000">
            <w:pPr>
              <w:pStyle w:val="Compact"/>
              <w:jc w:val="right"/>
            </w:pPr>
            <w:r>
              <w:t>100%</w:t>
            </w:r>
          </w:p>
        </w:tc>
      </w:tr>
      <w:tr w:rsidR="00683A80" w14:paraId="0AC7B89F" w14:textId="77777777">
        <w:tc>
          <w:tcPr>
            <w:tcW w:w="0" w:type="auto"/>
          </w:tcPr>
          <w:p w14:paraId="1FCA87C8" w14:textId="77777777" w:rsidR="00683A80" w:rsidRDefault="00000000">
            <w:pPr>
              <w:pStyle w:val="Compact"/>
            </w:pPr>
            <w:r>
              <w:rPr>
                <w:b/>
                <w:bCs/>
              </w:rPr>
              <w:t>Total</w:t>
            </w:r>
          </w:p>
        </w:tc>
        <w:tc>
          <w:tcPr>
            <w:tcW w:w="0" w:type="auto"/>
          </w:tcPr>
          <w:p w14:paraId="37C7D541" w14:textId="77777777" w:rsidR="00683A80" w:rsidRDefault="00000000">
            <w:pPr>
              <w:pStyle w:val="Compact"/>
              <w:jc w:val="right"/>
            </w:pPr>
            <w:r>
              <w:rPr>
                <w:b/>
                <w:bCs/>
              </w:rPr>
              <w:t>442</w:t>
            </w:r>
          </w:p>
        </w:tc>
        <w:tc>
          <w:tcPr>
            <w:tcW w:w="0" w:type="auto"/>
          </w:tcPr>
          <w:p w14:paraId="084CF10A" w14:textId="77777777" w:rsidR="00683A80" w:rsidRDefault="00000000">
            <w:pPr>
              <w:pStyle w:val="Compact"/>
              <w:jc w:val="right"/>
            </w:pPr>
            <w:r>
              <w:rPr>
                <w:b/>
                <w:bCs/>
              </w:rPr>
              <w:t>100%</w:t>
            </w:r>
          </w:p>
        </w:tc>
      </w:tr>
    </w:tbl>
    <w:p w14:paraId="2B0250C7" w14:textId="57A474AF" w:rsidR="00683A80" w:rsidRDefault="00CC3219">
      <w:pPr>
        <w:pStyle w:val="Heading2"/>
      </w:pPr>
      <w:bookmarkStart w:id="83" w:name="encoding-properties"/>
      <w:bookmarkEnd w:id="79"/>
      <w:bookmarkEnd w:id="81"/>
      <w:ins w:id="84" w:author="Author">
        <w:r>
          <w:t xml:space="preserve">5.3 </w:t>
        </w:r>
      </w:ins>
      <w:r w:rsidR="00000000">
        <w:t>Encoding Properties</w:t>
      </w:r>
    </w:p>
    <w:p w14:paraId="12E1B1CC" w14:textId="77777777" w:rsidR="00683A80" w:rsidRDefault="00000000">
      <w:pPr>
        <w:numPr>
          <w:ilvl w:val="0"/>
          <w:numId w:val="4"/>
        </w:numPr>
      </w:pPr>
      <w:r>
        <w:rPr>
          <w:b/>
          <w:bCs/>
        </w:rPr>
        <w:t>Deterministic</w:t>
      </w:r>
      <w:r>
        <w:t>: identical input always produces identical output.</w:t>
      </w:r>
    </w:p>
    <w:p w14:paraId="776E87DE" w14:textId="77777777" w:rsidR="00683A80" w:rsidRDefault="00000000">
      <w:pPr>
        <w:numPr>
          <w:ilvl w:val="0"/>
          <w:numId w:val="4"/>
        </w:numPr>
      </w:pPr>
      <w:r>
        <w:rPr>
          <w:b/>
          <w:bCs/>
        </w:rPr>
        <w:t>Injective</w:t>
      </w:r>
      <w:r>
        <w:t>: every distinct Hangul syllable produces a distinct Korean braille string (verified algorithmically by Hangul Unicode decomposition and confirmed across all 442 cross-reference test inputs).</w:t>
      </w:r>
    </w:p>
    <w:p w14:paraId="665F48A8" w14:textId="77777777" w:rsidR="00683A80" w:rsidRDefault="00000000">
      <w:pPr>
        <w:numPr>
          <w:ilvl w:val="0"/>
          <w:numId w:val="4"/>
        </w:numPr>
      </w:pPr>
      <w:r>
        <w:rPr>
          <w:b/>
          <w:bCs/>
        </w:rPr>
        <w:t>Standards-compliant</w:t>
      </w:r>
      <w:r>
        <w:t>: all dot patterns match the 2017 Korean Braille Standards [12].</w:t>
      </w:r>
    </w:p>
    <w:p w14:paraId="70733C5B" w14:textId="04543B1E" w:rsidR="00683A80" w:rsidRDefault="00CC3219">
      <w:pPr>
        <w:pStyle w:val="Heading2"/>
      </w:pPr>
      <w:bookmarkStart w:id="85" w:name="scope-of-validation"/>
      <w:bookmarkEnd w:id="83"/>
      <w:ins w:id="86" w:author="Author">
        <w:r>
          <w:t xml:space="preserve">5.4 </w:t>
        </w:r>
      </w:ins>
      <w:r w:rsidR="00000000">
        <w:t>Scope of Validation</w:t>
      </w:r>
    </w:p>
    <w:p w14:paraId="0FDF5B68" w14:textId="77777777" w:rsidR="00683A80" w:rsidRDefault="00000000">
      <w:pPr>
        <w:pStyle w:val="FirstParagraph"/>
      </w:pPr>
      <w:r>
        <w:t>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p w14:paraId="06C27170" w14:textId="2313922E" w:rsidR="00683A80" w:rsidRDefault="00000000" w:rsidP="007B5F16">
      <w:pPr>
        <w:pStyle w:val="Heading1"/>
        <w:numPr>
          <w:ilvl w:val="0"/>
          <w:numId w:val="8"/>
        </w:numPr>
        <w:pPrChange w:id="87" w:author="Author">
          <w:pPr>
            <w:pStyle w:val="Heading1"/>
          </w:pPr>
        </w:pPrChange>
      </w:pPr>
      <w:bookmarkStart w:id="88" w:name="sec:webservice"/>
      <w:bookmarkEnd w:id="74"/>
      <w:bookmarkEnd w:id="85"/>
      <w:r>
        <w:lastRenderedPageBreak/>
        <w:t>Reference Deployment</w:t>
      </w:r>
    </w:p>
    <w:p w14:paraId="6C868231" w14:textId="62154487" w:rsidR="00683A80" w:rsidRDefault="00CC3219">
      <w:pPr>
        <w:pStyle w:val="Heading2"/>
      </w:pPr>
      <w:bookmarkStart w:id="89" w:name="architecture"/>
      <w:ins w:id="90" w:author="Author">
        <w:r>
          <w:t xml:space="preserve">6.1 </w:t>
        </w:r>
      </w:ins>
      <w:r w:rsidR="00000000">
        <w:t>Architecture</w:t>
      </w:r>
    </w:p>
    <w:p w14:paraId="7F3D8DF4" w14:textId="77777777" w:rsidR="00683A80" w:rsidRDefault="00000000">
      <w:pPr>
        <w:pStyle w:val="FirstParagraph"/>
      </w:pPr>
      <w:r>
        <w:t>The web service is built on FastAPI (Python) with a single-page HTML/JavaScript frontend. SQLite stores pre-fetched MSDS XML; braille conversion is on-demand with typical response times under 500 ms per chemical.</w:t>
      </w:r>
    </w:p>
    <w:p w14:paraId="777BC917" w14:textId="4F769C84" w:rsidR="00683A80" w:rsidRDefault="00CC3219">
      <w:pPr>
        <w:pStyle w:val="Heading2"/>
      </w:pPr>
      <w:bookmarkStart w:id="91" w:name="api-endpoints"/>
      <w:bookmarkEnd w:id="89"/>
      <w:ins w:id="92" w:author="Author">
        <w:r>
          <w:t xml:space="preserve">6.2 </w:t>
        </w:r>
      </w:ins>
      <w:r w:rsidR="00000000">
        <w:t>API Endpoints</w:t>
      </w:r>
    </w:p>
    <w:p w14:paraId="62DE7682" w14:textId="77777777" w:rsidR="00683A80" w:rsidRDefault="00000000">
      <w:pPr>
        <w:numPr>
          <w:ilvl w:val="0"/>
          <w:numId w:val="5"/>
        </w:numPr>
      </w:pPr>
      <w:r>
        <w:rPr>
          <w:rStyle w:val="VerbatimChar"/>
        </w:rPr>
        <w:t>GET /api/stats</w:t>
      </w:r>
      <w:r>
        <w:t xml:space="preserve"> – corpus statistics</w:t>
      </w:r>
    </w:p>
    <w:p w14:paraId="0B753C83" w14:textId="77777777" w:rsidR="00683A80" w:rsidRDefault="00000000">
      <w:pPr>
        <w:numPr>
          <w:ilvl w:val="0"/>
          <w:numId w:val="5"/>
        </w:numPr>
      </w:pPr>
      <w:r>
        <w:rPr>
          <w:rStyle w:val="VerbatimChar"/>
        </w:rPr>
        <w:t>GET /api/chemicals?search=</w:t>
      </w:r>
      <w:r>
        <w:t xml:space="preserve"> – search by Korean name or CAS number</w:t>
      </w:r>
    </w:p>
    <w:p w14:paraId="2B9F148E" w14:textId="77777777" w:rsidR="00683A80" w:rsidRDefault="00000000">
      <w:pPr>
        <w:numPr>
          <w:ilvl w:val="0"/>
          <w:numId w:val="5"/>
        </w:numPr>
      </w:pPr>
      <w:r>
        <w:rPr>
          <w:rStyle w:val="VerbatimChar"/>
        </w:rPr>
        <w:t>GET /api/chemicals/{id}</w:t>
      </w:r>
      <w:r>
        <w:t xml:space="preserve"> – full MSDS text</w:t>
      </w:r>
    </w:p>
    <w:p w14:paraId="10E45073" w14:textId="77777777" w:rsidR="00683A80" w:rsidRDefault="00000000">
      <w:pPr>
        <w:numPr>
          <w:ilvl w:val="0"/>
          <w:numId w:val="5"/>
        </w:numPr>
      </w:pPr>
      <w:r>
        <w:rPr>
          <w:rStyle w:val="VerbatimChar"/>
        </w:rPr>
        <w:t>GET /api/chemicals/{id}/braille</w:t>
      </w:r>
      <w:r>
        <w:t xml:space="preserve"> – MSDS with Korean braille</w:t>
      </w:r>
    </w:p>
    <w:p w14:paraId="21EEFC7C" w14:textId="77777777" w:rsidR="00683A80" w:rsidRDefault="00000000">
      <w:pPr>
        <w:numPr>
          <w:ilvl w:val="0"/>
          <w:numId w:val="5"/>
        </w:numPr>
      </w:pPr>
      <w:r>
        <w:rPr>
          <w:rStyle w:val="VerbatimChar"/>
        </w:rPr>
        <w:t>GET /api/chemicals/{id}/braille.txt</w:t>
      </w:r>
      <w:r>
        <w:t xml:space="preserve"> – Unicode braille download</w:t>
      </w:r>
    </w:p>
    <w:p w14:paraId="6858D711" w14:textId="77777777" w:rsidR="00683A80" w:rsidRDefault="00000000">
      <w:pPr>
        <w:numPr>
          <w:ilvl w:val="0"/>
          <w:numId w:val="5"/>
        </w:numPr>
      </w:pPr>
      <w:r>
        <w:rPr>
          <w:rStyle w:val="VerbatimChar"/>
        </w:rPr>
        <w:t>GET /api/chemicals/{id}/braille.brf</w:t>
      </w:r>
      <w:r>
        <w:t xml:space="preserve"> – BRF (embosser) download</w:t>
      </w:r>
    </w:p>
    <w:p w14:paraId="333FA5F5" w14:textId="77777777" w:rsidR="00683A80" w:rsidRDefault="00000000">
      <w:pPr>
        <w:numPr>
          <w:ilvl w:val="0"/>
          <w:numId w:val="5"/>
        </w:numPr>
      </w:pPr>
      <w:r>
        <w:rPr>
          <w:rStyle w:val="VerbatimChar"/>
        </w:rPr>
        <w:t>POST /api/convert</w:t>
      </w:r>
      <w:r>
        <w:t xml:space="preserve"> – ad-hoc Korean</w:t>
      </w:r>
      <m:oMath>
        <m:r>
          <m:rPr>
            <m:sty m:val="p"/>
          </m:rPr>
          <w:rPr>
            <w:rFonts w:ascii="Cambria Math" w:hAnsi="Cambria Math"/>
          </w:rPr>
          <m:t>→</m:t>
        </m:r>
      </m:oMath>
      <w:r>
        <w:t>braille</w:t>
      </w:r>
    </w:p>
    <w:p w14:paraId="2BCE685E" w14:textId="020A0E70" w:rsidR="00683A80" w:rsidRDefault="00CC3219">
      <w:pPr>
        <w:pStyle w:val="Heading2"/>
      </w:pPr>
      <w:bookmarkStart w:id="93" w:name="user-interface-and-consumption-paths"/>
      <w:bookmarkEnd w:id="91"/>
      <w:ins w:id="94" w:author="Author">
        <w:r>
          <w:t xml:space="preserve">6.3 </w:t>
        </w:r>
      </w:ins>
      <w:r w:rsidR="00000000">
        <w:t>User Interface and Consumption Paths</w:t>
      </w:r>
    </w:p>
    <w:p w14:paraId="2886B91D" w14:textId="77777777" w:rsidR="00683A80" w:rsidRDefault="00000000">
      <w:pPr>
        <w:pStyle w:val="FirstParagraph"/>
      </w:pPr>
      <w:r>
        <w:t>The visual side-by-side view (Fig. </w:t>
      </w:r>
      <w:hyperlink w:anchor="fig:webui">
        <w:r w:rsidR="00683A80">
          <w:rPr>
            <w:rStyle w:val="Hyperlink"/>
          </w:rPr>
          <w:t>5</w:t>
        </w:r>
      </w:hyperlink>
      <w:r>
        <w:t>)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p w14:paraId="537854A4" w14:textId="77777777" w:rsidR="00683A80" w:rsidRDefault="003109B1">
      <w:pPr>
        <w:pStyle w:val="CaptionedFigure"/>
      </w:pPr>
      <w:bookmarkStart w:id="95" w:name="fig:webui"/>
      <w:r>
        <w:rPr>
          <w:noProof/>
        </w:rPr>
        <w:lastRenderedPageBreak/>
        <w:drawing>
          <wp:inline distT="0" distB="0" distL="0" distR="0" wp14:anchorId="3D1CCA44" wp14:editId="1832C1CA">
            <wp:extent cx="5294452" cy="2993036"/>
            <wp:effectExtent l="0" t="0" r="0" b="0"/>
            <wp:docPr id="2597618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4709" cy="2998835"/>
                    </a:xfrm>
                    <a:prstGeom prst="rect">
                      <a:avLst/>
                    </a:prstGeom>
                    <a:noFill/>
                  </pic:spPr>
                </pic:pic>
              </a:graphicData>
            </a:graphic>
          </wp:inline>
        </w:drawing>
      </w:r>
    </w:p>
    <w:p w14:paraId="4A53FFE1" w14:textId="77777777" w:rsidR="00683A80" w:rsidRDefault="00000000">
      <w:pPr>
        <w:pStyle w:val="ImageCaption"/>
      </w:pPr>
      <w:r>
        <w:t>Web service user interface showing chemical search (top), result list (left), and side-by-side Korean text and braille display (right).</w:t>
      </w:r>
    </w:p>
    <w:p w14:paraId="138C2E96" w14:textId="280B9E36" w:rsidR="00683A80" w:rsidRDefault="00000000" w:rsidP="007B5F16">
      <w:pPr>
        <w:pStyle w:val="Heading1"/>
        <w:numPr>
          <w:ilvl w:val="0"/>
          <w:numId w:val="8"/>
        </w:numPr>
        <w:pPrChange w:id="96" w:author="Author">
          <w:pPr>
            <w:pStyle w:val="Heading1"/>
          </w:pPr>
        </w:pPrChange>
      </w:pPr>
      <w:bookmarkStart w:id="97" w:name="sec:extensibility"/>
      <w:bookmarkEnd w:id="88"/>
      <w:bookmarkEnd w:id="93"/>
      <w:bookmarkEnd w:id="95"/>
      <w:r>
        <w:t>Extensibility</w:t>
      </w:r>
    </w:p>
    <w:p w14:paraId="03E3EDCA" w14:textId="77777777" w:rsidR="00683A80" w:rsidRDefault="00000000">
      <w:pPr>
        <w:pStyle w:val="FirstParagraph"/>
      </w:pPr>
      <w:r>
        <w:t>The release should not overstate future domains as completed work. We therefore limit the extensibility claim to what the current artifact demonstrates and treat broader uses as future work.</w:t>
      </w:r>
    </w:p>
    <w:p w14:paraId="5A2601D3" w14:textId="77777777" w:rsidR="00683A80" w:rsidRDefault="00000000">
      <w:pPr>
        <w:numPr>
          <w:ilvl w:val="0"/>
          <w:numId w:val="6"/>
        </w:numPr>
      </w:pPr>
      <w:r>
        <w:rPr>
          <w:b/>
          <w:bCs/>
        </w:rPr>
        <w:t>Validated domain</w:t>
      </w:r>
      <w:r>
        <w:t>: the full Korean KOSHA MSDS regime, end-to-end through ingest, GHS text resolution, braille encoding, BRF/Unicode delivery, and reference web service.</w:t>
      </w:r>
    </w:p>
    <w:p w14:paraId="7F20D244" w14:textId="77777777" w:rsidR="00683A80" w:rsidRDefault="00000000">
      <w:pPr>
        <w:numPr>
          <w:ilvl w:val="0"/>
          <w:numId w:val="6"/>
        </w:numPr>
      </w:pPr>
      <w:r>
        <w:rPr>
          <w:b/>
          <w:bCs/>
        </w:rPr>
        <w:t>Small extension demonstrations</w:t>
      </w:r>
      <w:r>
        <w:t>: Korean food-allergen statements and a 100-record KISCHEM first-aid/occupational-health export exercise the same encoder outside the MSDS corpus, but they are not presented as full second-domain releases.</w:t>
      </w:r>
    </w:p>
    <w:p w14:paraId="292F7A02" w14:textId="77777777" w:rsidR="00683A80" w:rsidRDefault="00000000">
      <w:pPr>
        <w:numPr>
          <w:ilvl w:val="0"/>
          <w:numId w:val="6"/>
        </w:numPr>
      </w:pPr>
      <w:r>
        <w:rPr>
          <w:b/>
          <w:bCs/>
        </w:rPr>
        <w:t>Reusable keying</w:t>
      </w:r>
      <w:r>
        <w:t>: CAS identifiers provide a bridge to chemical registries without changing the braille encoder, but additional regulatory corpora remain prospective.</w:t>
      </w:r>
    </w:p>
    <w:p w14:paraId="1D686995" w14:textId="77777777" w:rsidR="00683A80" w:rsidRDefault="00000000">
      <w:pPr>
        <w:pStyle w:val="FirstParagraph"/>
      </w:pPr>
      <w:r>
        <w:t xml:space="preserve">The reusable pattern is therefore “structured public-safety source text </w:t>
      </w:r>
      <m:oMath>
        <m:r>
          <m:rPr>
            <m:sty m:val="p"/>
          </m:rPr>
          <w:rPr>
            <w:rFonts w:ascii="Cambria Math" w:hAnsi="Cambria Math"/>
          </w:rPr>
          <m:t>→</m:t>
        </m:r>
      </m:oMath>
      <w:r>
        <w:t xml:space="preserve"> domain cleaning </w:t>
      </w:r>
      <m:oMath>
        <m:r>
          <m:rPr>
            <m:sty m:val="p"/>
          </m:rPr>
          <w:rPr>
            <w:rFonts w:ascii="Cambria Math" w:hAnsi="Cambria Math"/>
          </w:rPr>
          <m:t>→</m:t>
        </m:r>
      </m:oMath>
      <w:r>
        <w:t xml:space="preserve"> language-specific braille encoder </w:t>
      </w:r>
      <m:oMath>
        <m:r>
          <m:rPr>
            <m:sty m:val="p"/>
          </m:rPr>
          <w:rPr>
            <w:rFonts w:ascii="Cambria Math" w:hAnsi="Cambria Math"/>
          </w:rPr>
          <m:t>→</m:t>
        </m:r>
      </m:oMath>
      <w:r>
        <w:t xml:space="preserve"> versioned corpus and downloadable formats.” Additional regulatory domains are architectural targets for later work, not results claimed by this brief report.</w:t>
      </w:r>
    </w:p>
    <w:p w14:paraId="49A73E36" w14:textId="60F61E82" w:rsidR="00683A80" w:rsidRDefault="00000000" w:rsidP="007B5F16">
      <w:pPr>
        <w:pStyle w:val="Heading1"/>
        <w:numPr>
          <w:ilvl w:val="0"/>
          <w:numId w:val="8"/>
        </w:numPr>
        <w:pPrChange w:id="98" w:author="Author">
          <w:pPr>
            <w:pStyle w:val="Heading1"/>
          </w:pPr>
        </w:pPrChange>
      </w:pPr>
      <w:bookmarkStart w:id="99" w:name="sec:discussion"/>
      <w:bookmarkEnd w:id="97"/>
      <w:r>
        <w:lastRenderedPageBreak/>
        <w:t>Discussion</w:t>
      </w:r>
    </w:p>
    <w:p w14:paraId="300A8997" w14:textId="77777777" w:rsidR="00683A80" w:rsidRDefault="00000000">
      <w:pPr>
        <w:pStyle w:val="FirstParagraph"/>
      </w:pPr>
      <w:r>
        <w:t>KOSHA-Braille is evaluated as an accessibility resource release: coverage of the sighted-reader source, standards compliance, determinism, reproducibility, and public availability. By those criteria the release fills a previously empty Korean chemical-safety braille category.</w:t>
      </w:r>
    </w:p>
    <w:p w14:paraId="1F4D35E2" w14:textId="77777777" w:rsidR="00683A80" w:rsidRDefault="00000000">
      <w:pPr>
        <w:pStyle w:val="Heading4"/>
      </w:pPr>
      <w:bookmarkStart w:id="100" w:name="validated."/>
      <w:r>
        <w:t>Validated.</w:t>
      </w:r>
    </w:p>
    <w:p w14:paraId="7018D246" w14:textId="77777777" w:rsidR="00683A80" w:rsidRDefault="00000000">
      <w:pPr>
        <w:pStyle w:val="FirstParagraph"/>
      </w:pPr>
      <w:r>
        <w:t>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p w14:paraId="0347C9F5" w14:textId="77777777" w:rsidR="00683A80" w:rsidRDefault="00000000">
      <w:pPr>
        <w:pStyle w:val="Heading4"/>
      </w:pPr>
      <w:bookmarkStart w:id="101" w:name="not-yet-validated."/>
      <w:bookmarkEnd w:id="100"/>
      <w:r>
        <w:t>Not yet validated.</w:t>
      </w:r>
    </w:p>
    <w:p w14:paraId="741B7FA9" w14:textId="77777777" w:rsidR="00683A80" w:rsidRDefault="00000000">
      <w:pPr>
        <w:pStyle w:val="FirstParagraph"/>
      </w:pPr>
      <w:r>
        <w:t>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p w14:paraId="5DFD776C" w14:textId="6F31D962" w:rsidR="00683A80" w:rsidRDefault="004E105C">
      <w:pPr>
        <w:pStyle w:val="Heading2"/>
      </w:pPr>
      <w:bookmarkStart w:id="102" w:name="known-limitations"/>
      <w:bookmarkEnd w:id="101"/>
      <w:ins w:id="103" w:author="Author">
        <w:r>
          <w:t xml:space="preserve">8.1 </w:t>
        </w:r>
      </w:ins>
      <w:r w:rsidR="00000000">
        <w:t>Known Limitations</w:t>
      </w:r>
    </w:p>
    <w:p w14:paraId="5FDB52E8" w14:textId="01181D04" w:rsidR="00683A80" w:rsidRDefault="00000000">
      <w:pPr>
        <w:numPr>
          <w:ilvl w:val="0"/>
          <w:numId w:val="7"/>
        </w:numPr>
      </w:pPr>
      <w:r>
        <w:rPr>
          <w:b/>
          <w:bCs/>
        </w:rPr>
        <w:t>No reading-comprehension user study</w:t>
      </w:r>
      <w:r>
        <w:t>: the present release is an infrastructure baseline, not a user-performance study</w:t>
      </w:r>
      <w:del w:id="104" w:author="Author">
        <w:r w:rsidDel="004E105C">
          <w:delText>.</w:delText>
        </w:r>
      </w:del>
      <w:ins w:id="105" w:author="Author">
        <w:r w:rsidR="004E105C">
          <w:t>;</w:t>
        </w:r>
      </w:ins>
    </w:p>
    <w:p w14:paraId="7C0884F7" w14:textId="72BC910C" w:rsidR="00683A80" w:rsidRDefault="00000000">
      <w:pPr>
        <w:numPr>
          <w:ilvl w:val="0"/>
          <w:numId w:val="7"/>
        </w:numPr>
      </w:pPr>
      <w:r>
        <w:rPr>
          <w:b/>
          <w:bCs/>
        </w:rPr>
        <w:t>Grade 1 only</w:t>
      </w:r>
      <w:r>
        <w:t>: Korean Grade 2 contractions would shorten documents but introduce context-dependent abbreviation decisions incompatible with strict determinism at this stage</w:t>
      </w:r>
      <w:del w:id="106" w:author="Author">
        <w:r w:rsidDel="004E105C">
          <w:delText>.</w:delText>
        </w:r>
      </w:del>
      <w:ins w:id="107" w:author="Author">
        <w:r w:rsidR="004E105C">
          <w:t>;</w:t>
        </w:r>
      </w:ins>
    </w:p>
    <w:p w14:paraId="6DE1ED24" w14:textId="77777777" w:rsidR="00683A80" w:rsidRDefault="00000000">
      <w:pPr>
        <w:numPr>
          <w:ilvl w:val="0"/>
          <w:numId w:val="7"/>
        </w:numPr>
      </w:pPr>
      <w:r>
        <w:rPr>
          <w:b/>
          <w:bCs/>
        </w:rPr>
        <w:t>Decoder ambiguity at the choseong/jongseong boundary</w:t>
      </w:r>
      <w:r>
        <w:t>: inherent to Korean braille in the abstract, but the current released Korean decode path now round-trips the published golden set at 45/45; remaining risk is therefore concentrated in unseen real-world edge cases rather than the current benchmark set.</w:t>
      </w:r>
    </w:p>
    <w:p w14:paraId="0F537032" w14:textId="45C8C260" w:rsidR="00683A80" w:rsidRDefault="004E105C">
      <w:pPr>
        <w:pStyle w:val="Heading2"/>
      </w:pPr>
      <w:bookmarkStart w:id="108" w:name="sec:maintenance"/>
      <w:bookmarkEnd w:id="102"/>
      <w:ins w:id="109" w:author="Author">
        <w:r>
          <w:t xml:space="preserve">8.2 </w:t>
        </w:r>
      </w:ins>
      <w:r w:rsidR="00000000">
        <w:t>Maintenance and Update Model</w:t>
      </w:r>
    </w:p>
    <w:p w14:paraId="0F03FA38" w14:textId="77777777" w:rsidR="00683A80" w:rsidRDefault="00000000">
      <w:pPr>
        <w:pStyle w:val="FirstParagraph"/>
      </w:pPr>
      <w:r>
        <w:t>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p w14:paraId="26A2F7D5" w14:textId="17D746A1" w:rsidR="00683A80" w:rsidRDefault="00000000" w:rsidP="007B5F16">
      <w:pPr>
        <w:pStyle w:val="Heading1"/>
        <w:numPr>
          <w:ilvl w:val="0"/>
          <w:numId w:val="8"/>
        </w:numPr>
        <w:pPrChange w:id="110" w:author="Author">
          <w:pPr>
            <w:pStyle w:val="Heading1"/>
          </w:pPr>
        </w:pPrChange>
      </w:pPr>
      <w:bookmarkStart w:id="111" w:name="sec:conclusion"/>
      <w:bookmarkEnd w:id="99"/>
      <w:bookmarkEnd w:id="108"/>
      <w:r>
        <w:lastRenderedPageBreak/>
        <w:t>Conclusion</w:t>
      </w:r>
    </w:p>
    <w:p w14:paraId="550A76C7" w14:textId="77777777" w:rsidR="00683A80" w:rsidRDefault="00000000">
      <w:pPr>
        <w:pStyle w:val="FirstParagraph"/>
      </w:pPr>
      <w:r>
        <w:t>KOSHA-Braille provides a public accessibility resource for Korean chemical safety information: a 48,966-chemical,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14:paraId="0D7B8650" w14:textId="77777777" w:rsidR="00683A80" w:rsidRDefault="00000000">
      <w:pPr>
        <w:pStyle w:val="BodyText"/>
      </w:pPr>
      <w:r>
        <w:t>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p w14:paraId="56DC729E" w14:textId="77777777" w:rsidR="00683A80" w:rsidRDefault="00000000">
      <w:pPr>
        <w:pStyle w:val="Heading1"/>
      </w:pPr>
      <w:bookmarkStart w:id="112" w:name="acknowledgements"/>
      <w:bookmarkEnd w:id="111"/>
      <w:r>
        <w:t>Acknowledgements</w:t>
      </w:r>
    </w:p>
    <w:p w14:paraId="62260325" w14:textId="77777777" w:rsidR="000D2A93" w:rsidRDefault="00000000">
      <w:pPr>
        <w:pStyle w:val="FirstParagraph"/>
      </w:pPr>
      <w:r>
        <w:t>The author thanks the Korea Occupational Safety and Health Agency (KOSHA) for maintaining the Material Safety Data Sheet records used in this work, and the Korea Public Data Portal for providing open API access to those records.</w:t>
      </w:r>
    </w:p>
    <w:p w14:paraId="675383EC" w14:textId="77777777" w:rsidR="000D2A93" w:rsidRDefault="00000000">
      <w:pPr>
        <w:pStyle w:val="BodyText"/>
      </w:pPr>
      <w:r>
        <w:t>The author also thanks director Jinsik Hyun and dancer Ahra Ko of On the Wings of a Butterfly. Although this study concerns access to written safety information for people with visual impairments, the film’s quiet attention to how sound, movement, care, and artistic expression can be rediscovered through another sensory path reminded the author that accessibility begins with small but concrete changes that allow a person’s world to open a little further. The author hopes that this work may serve as one such step.</w:t>
      </w:r>
    </w:p>
    <w:p w14:paraId="09F8DAA4" w14:textId="77777777" w:rsidR="000D2A93" w:rsidRDefault="00000000">
      <w:pPr>
        <w:pStyle w:val="BodyText"/>
      </w:pPr>
      <w:r>
        <w:t>The author is deeply grateful to Kyungchul Kim, whose quiet example has remained a lasting reminder to stay grounded, act with restraint, and hold one’s principles with warmth and dignity.</w:t>
      </w:r>
    </w:p>
    <w:p w14:paraId="2AE87A41" w14:textId="77777777" w:rsidR="000D2A93" w:rsidRDefault="00000000">
      <w:pPr>
        <w:pStyle w:val="BodyText"/>
      </w:pPr>
      <w:r>
        <w:t>Finally, the author thanks his parents, Jae-Seob and Soon-Hee, whose support was the kind that needs no words and leaves no debt, and Jisun, Soul, Yule, and June, who are, in the end, the whole point.</w:t>
      </w:r>
    </w:p>
    <w:p w14:paraId="33A6DDB1" w14:textId="77777777" w:rsidR="00683A80" w:rsidRDefault="00000000">
      <w:pPr>
        <w:pStyle w:val="Heading1"/>
      </w:pPr>
      <w:bookmarkStart w:id="113" w:name="declarations"/>
      <w:bookmarkEnd w:id="112"/>
      <w:r>
        <w:t>Declarations</w:t>
      </w:r>
    </w:p>
    <w:p w14:paraId="23938D1E" w14:textId="77777777" w:rsidR="00683A80" w:rsidRDefault="00000000">
      <w:pPr>
        <w:pStyle w:val="Heading4"/>
      </w:pPr>
      <w:bookmarkStart w:id="114" w:name="funding"/>
      <w:r>
        <w:t>Funding</w:t>
      </w:r>
    </w:p>
    <w:p w14:paraId="6E998C1E" w14:textId="77777777" w:rsidR="00683A80" w:rsidRDefault="00000000">
      <w:pPr>
        <w:pStyle w:val="FirstParagraph"/>
      </w:pPr>
      <w:r>
        <w:t>This work received no external funding. Compute, infrastructure, and data-portal API access were self-provided.</w:t>
      </w:r>
    </w:p>
    <w:p w14:paraId="13A13B09" w14:textId="77777777" w:rsidR="00683A80" w:rsidRDefault="00000000">
      <w:pPr>
        <w:pStyle w:val="Heading4"/>
      </w:pPr>
      <w:bookmarkStart w:id="115" w:name="competing-interests"/>
      <w:bookmarkEnd w:id="114"/>
      <w:r>
        <w:t>Competing Interests</w:t>
      </w:r>
    </w:p>
    <w:p w14:paraId="2B627D8C" w14:textId="77777777" w:rsidR="00683A80" w:rsidRDefault="00000000">
      <w:pPr>
        <w:pStyle w:val="FirstParagraph"/>
      </w:pPr>
      <w:r>
        <w:t>The author declares no competing financial or non-financial interests.</w:t>
      </w:r>
    </w:p>
    <w:p w14:paraId="7C771CF4" w14:textId="77777777" w:rsidR="00683A80" w:rsidRDefault="00000000">
      <w:pPr>
        <w:pStyle w:val="Heading4"/>
      </w:pPr>
      <w:bookmarkStart w:id="116" w:name="ethics-and-consent"/>
      <w:bookmarkEnd w:id="115"/>
      <w:r>
        <w:lastRenderedPageBreak/>
        <w:t>Ethics and Consent</w:t>
      </w:r>
    </w:p>
    <w:p w14:paraId="009EA638" w14:textId="77777777" w:rsidR="00683A80" w:rsidRDefault="00000000">
      <w:pPr>
        <w:pStyle w:val="FirstParagraph"/>
      </w:pPr>
      <w:r>
        <w:t>This work involves no human subjects, no animal subjects, and no personally identifying information. Source data is publicly released regulatory material. Ethics approval, consent to participate, and consent for publication are therefore not applicable.</w:t>
      </w:r>
    </w:p>
    <w:p w14:paraId="615B6345" w14:textId="77777777" w:rsidR="00683A80" w:rsidRDefault="00000000">
      <w:pPr>
        <w:pStyle w:val="Heading4"/>
      </w:pPr>
      <w:bookmarkStart w:id="117" w:name="author-contributions"/>
      <w:bookmarkEnd w:id="116"/>
      <w:r>
        <w:t>Author Contributions</w:t>
      </w:r>
    </w:p>
    <w:p w14:paraId="09FC3F5D" w14:textId="77777777" w:rsidR="00683A80" w:rsidRDefault="00000000">
      <w:pPr>
        <w:pStyle w:val="FirstParagraph"/>
      </w:pPr>
      <w:r>
        <w:t>Sole author: conception, design, implementation, validation, analysis, and writing.</w:t>
      </w:r>
    </w:p>
    <w:p w14:paraId="2D1783F1" w14:textId="77777777" w:rsidR="00683A80" w:rsidRDefault="00000000">
      <w:pPr>
        <w:pStyle w:val="Heading4"/>
      </w:pPr>
      <w:bookmarkStart w:id="118" w:name="data-and-code-availability"/>
      <w:bookmarkEnd w:id="117"/>
      <w:r>
        <w:t>Data and Code Availability</w:t>
      </w:r>
    </w:p>
    <w:p w14:paraId="7A2D6E04" w14:textId="77777777" w:rsidR="00683A80" w:rsidRDefault="00000000">
      <w:pPr>
        <w:pStyle w:val="FirstParagraph"/>
      </w:pPr>
      <w:r>
        <w:t xml:space="preserve">The dataset is released publicly on HuggingFace Datasets as </w:t>
      </w:r>
      <w:r>
        <w:rPr>
          <w:rStyle w:val="VerbatimChar"/>
        </w:rPr>
        <w:t>Yuyongkim/inconvenience-msds</w:t>
      </w:r>
      <w:r>
        <w:t xml:space="preserve"> [14]; the encoder, decoder, pipeline, web service, evaluation harness, and the verification scripts used to produce every quantitative claim in this paper are released on GitHub at </w:t>
      </w:r>
      <w:r>
        <w:rPr>
          <w:rStyle w:val="VerbatimChar"/>
        </w:rPr>
        <w:t>yuyongkim/inconvenience-msds</w:t>
      </w:r>
      <w:r>
        <w:t xml:space="preserve"> [15]. The MSDS source data is publicly available through the Korea Public Data Portal [13]. Dataset license: CC BY 4.0; code license: MIT.</w:t>
      </w:r>
    </w:p>
    <w:p w14:paraId="3BE29BDF" w14:textId="77777777" w:rsidR="00683A80" w:rsidRDefault="00000000">
      <w:pPr>
        <w:pStyle w:val="Heading1"/>
      </w:pPr>
      <w:bookmarkStart w:id="119" w:name="bibliography"/>
      <w:bookmarkEnd w:id="113"/>
      <w:bookmarkEnd w:id="118"/>
      <w:r>
        <w:t>References</w:t>
      </w:r>
    </w:p>
    <w:p w14:paraId="7F827CC5" w14:textId="77777777" w:rsidR="00683A80" w:rsidRDefault="00000000">
      <w:pPr>
        <w:pStyle w:val="Bibliography"/>
      </w:pPr>
      <w:bookmarkStart w:id="120" w:name="ref-kosha_act"/>
      <w:bookmarkStart w:id="121" w:name="refs"/>
      <w:r>
        <w:t xml:space="preserve">[1] </w:t>
      </w:r>
      <w:r>
        <w:tab/>
        <w:t>Ministry of Employment and Labor, “Occupational safety and health act, arts. 110–111,” Republic of Korea, 2020.</w:t>
      </w:r>
    </w:p>
    <w:p w14:paraId="4BF98BB3" w14:textId="77777777" w:rsidR="00683A80" w:rsidRDefault="00000000">
      <w:pPr>
        <w:pStyle w:val="Bibliography"/>
      </w:pPr>
      <w:bookmarkStart w:id="122" w:name="ref-crpd"/>
      <w:bookmarkEnd w:id="120"/>
      <w:r>
        <w:t xml:space="preserve">[2] </w:t>
      </w:r>
      <w:r>
        <w:tab/>
        <w:t>United Nations General Assembly, “Convention on the rights of persons with disabilities, art. 9 (accessibility),” Resolution A/RES/61/106; adopted 13 December 2006; entered into force 3 May 2008, 2006.</w:t>
      </w:r>
    </w:p>
    <w:p w14:paraId="3F712EDD" w14:textId="77777777" w:rsidR="00683A80" w:rsidRDefault="00000000">
      <w:pPr>
        <w:pStyle w:val="Bibliography"/>
      </w:pPr>
      <w:bookmarkStart w:id="123" w:name="ref-kdpa"/>
      <w:bookmarkEnd w:id="122"/>
      <w:r>
        <w:t xml:space="preserve">[3] </w:t>
      </w:r>
      <w:r>
        <w:tab/>
        <w:t xml:space="preserve">Republic of Korea, “Act on the prohibition of discrimination against persons with disabilities and remedy against infringement of their rights, act no. 8341 (2007), latest amendment act no. 10280; esp. Arts. 20–21 (information access),” Korea Legal Research Institute, </w:t>
      </w:r>
      <w:hyperlink r:id="rId15">
        <w:r w:rsidR="00683A80">
          <w:rPr>
            <w:rStyle w:val="Hyperlink"/>
          </w:rPr>
          <w:t>https://elaw.klri.re.kr/</w:t>
        </w:r>
      </w:hyperlink>
      <w:r>
        <w:t>, 2007.</w:t>
      </w:r>
    </w:p>
    <w:p w14:paraId="741FB025" w14:textId="77777777" w:rsidR="00683A80" w:rsidRDefault="00000000">
      <w:pPr>
        <w:pStyle w:val="Bibliography"/>
      </w:pPr>
      <w:bookmarkStart w:id="124" w:name="ref-hamraie"/>
      <w:bookmarkEnd w:id="123"/>
      <w:r>
        <w:t xml:space="preserve">[4] </w:t>
      </w:r>
      <w:r>
        <w:tab/>
        <w:t xml:space="preserve">A. Hamraie, </w:t>
      </w:r>
      <w:r>
        <w:rPr>
          <w:i/>
          <w:iCs/>
        </w:rPr>
        <w:t>Building access: Universal design and the politics of disability</w:t>
      </w:r>
      <w:r>
        <w:t>, University of Minnesota Press, 2017.</w:t>
      </w:r>
    </w:p>
    <w:p w14:paraId="7EB56FCD" w14:textId="77777777" w:rsidR="00683A80" w:rsidRDefault="00000000">
      <w:pPr>
        <w:pStyle w:val="Bibliography"/>
      </w:pPr>
      <w:bookmarkStart w:id="125" w:name="ref-curb_cut"/>
      <w:bookmarkEnd w:id="124"/>
      <w:r>
        <w:t xml:space="preserve">[5] </w:t>
      </w:r>
      <w:r>
        <w:tab/>
        <w:t xml:space="preserve">A. G. Blackwell, “The curb-cut effect,” </w:t>
      </w:r>
      <w:r>
        <w:rPr>
          <w:i/>
          <w:iCs/>
        </w:rPr>
        <w:t>Stanford Social Innovation Review</w:t>
      </w:r>
      <w:r>
        <w:t xml:space="preserve">, vol. 15, no. 1, pp. 28–33, 2017, doi: </w:t>
      </w:r>
      <w:hyperlink r:id="rId16">
        <w:r w:rsidR="00683A80">
          <w:rPr>
            <w:rStyle w:val="Hyperlink"/>
          </w:rPr>
          <w:t>10.48558/YVMS-CC96</w:t>
        </w:r>
      </w:hyperlink>
      <w:r>
        <w:t>.</w:t>
      </w:r>
    </w:p>
    <w:p w14:paraId="118F0F20" w14:textId="77777777" w:rsidR="00683A80" w:rsidRDefault="00000000">
      <w:pPr>
        <w:pStyle w:val="Bibliography"/>
      </w:pPr>
      <w:bookmarkStart w:id="126" w:name="ref-bennett_keyes"/>
      <w:bookmarkEnd w:id="125"/>
      <w:r>
        <w:t xml:space="preserve">[6] </w:t>
      </w:r>
      <w:r>
        <w:tab/>
        <w:t xml:space="preserve">C. L. Bennett and O. Keyes, “What is the point of fairness? Disability, AI and the complexity of justice,” </w:t>
      </w:r>
      <w:r>
        <w:rPr>
          <w:i/>
          <w:iCs/>
        </w:rPr>
        <w:t>ACM SIGACCESS Accessibility and Computing</w:t>
      </w:r>
      <w:r>
        <w:t xml:space="preserve">, no. 125, pp. Art. 1, 2020, doi: </w:t>
      </w:r>
      <w:hyperlink r:id="rId17">
        <w:r w:rsidR="00683A80">
          <w:rPr>
            <w:rStyle w:val="Hyperlink"/>
          </w:rPr>
          <w:t>10.1145/3386296.3386301</w:t>
        </w:r>
      </w:hyperlink>
      <w:r>
        <w:t>.</w:t>
      </w:r>
    </w:p>
    <w:p w14:paraId="3843F7A5" w14:textId="77777777" w:rsidR="00683A80" w:rsidRDefault="00000000">
      <w:pPr>
        <w:pStyle w:val="Bibliography"/>
      </w:pPr>
      <w:bookmarkStart w:id="127" w:name="ref-liblouis"/>
      <w:bookmarkEnd w:id="126"/>
      <w:r>
        <w:t xml:space="preserve">[7] </w:t>
      </w:r>
      <w:r>
        <w:tab/>
        <w:t xml:space="preserve">liblouis developers, “Liblouis – Open-source braille translator and back-translator,” </w:t>
      </w:r>
      <w:hyperlink r:id="rId18">
        <w:r w:rsidR="00683A80">
          <w:rPr>
            <w:rStyle w:val="Hyperlink"/>
          </w:rPr>
          <w:t>https://github.com/liblouis/liblouis</w:t>
        </w:r>
      </w:hyperlink>
      <w:r>
        <w:t>, accessed 2026, 2026.</w:t>
      </w:r>
    </w:p>
    <w:p w14:paraId="2280578D" w14:textId="77777777" w:rsidR="00683A80" w:rsidRDefault="00000000">
      <w:pPr>
        <w:pStyle w:val="Bibliography"/>
      </w:pPr>
      <w:bookmarkStart w:id="128" w:name="ref-hangul_braille_converter"/>
      <w:bookmarkEnd w:id="127"/>
      <w:r>
        <w:lastRenderedPageBreak/>
        <w:t xml:space="preserve">[8] </w:t>
      </w:r>
      <w:r>
        <w:tab/>
        <w:t xml:space="preserve">hyonzin, “Hangul-braille-converter: Korean braille converter in Python,” </w:t>
      </w:r>
      <w:hyperlink r:id="rId19">
        <w:r w:rsidR="00683A80">
          <w:rPr>
            <w:rStyle w:val="Hyperlink"/>
          </w:rPr>
          <w:t>https://github.com/hyonzin/hangul-braille-converter</w:t>
        </w:r>
      </w:hyperlink>
      <w:r>
        <w:t>, accessed 2026, 2026.</w:t>
      </w:r>
    </w:p>
    <w:p w14:paraId="30AB7133" w14:textId="77777777" w:rsidR="00683A80" w:rsidRDefault="00000000">
      <w:pPr>
        <w:pStyle w:val="Bibliography"/>
      </w:pPr>
      <w:bookmarkStart w:id="129" w:name="ref-hanbraille"/>
      <w:bookmarkEnd w:id="128"/>
      <w:r>
        <w:t xml:space="preserve">[9] </w:t>
      </w:r>
      <w:r>
        <w:tab/>
        <w:t xml:space="preserve">delvier, “Hanbraille: Hangul Braille Converter,” </w:t>
      </w:r>
      <w:hyperlink r:id="rId20">
        <w:r w:rsidR="00683A80">
          <w:rPr>
            <w:rStyle w:val="Hyperlink"/>
          </w:rPr>
          <w:t>https://github.com/delvier/hanbraille</w:t>
        </w:r>
      </w:hyperlink>
      <w:r>
        <w:t>, accessed 2026, 2026.</w:t>
      </w:r>
    </w:p>
    <w:p w14:paraId="3C22751D" w14:textId="77777777" w:rsidR="00683A80" w:rsidRDefault="00000000">
      <w:pPr>
        <w:pStyle w:val="Bibliography"/>
      </w:pPr>
      <w:bookmarkStart w:id="130" w:name="ref-ghs"/>
      <w:bookmarkEnd w:id="129"/>
      <w:r>
        <w:t xml:space="preserve">[10] </w:t>
      </w:r>
      <w:r>
        <w:tab/>
        <w:t xml:space="preserve">United Nations Economic Commission for Europe, </w:t>
      </w:r>
      <w:r>
        <w:rPr>
          <w:i/>
          <w:iCs/>
        </w:rPr>
        <w:t>Globally harmonized system of classification and labelling of chemicals (GHS)</w:t>
      </w:r>
      <w:r>
        <w:t>, United Nations, 2023.</w:t>
      </w:r>
    </w:p>
    <w:p w14:paraId="10F3AD3C" w14:textId="77777777" w:rsidR="00683A80" w:rsidRDefault="00000000">
      <w:pPr>
        <w:pStyle w:val="Bibliography"/>
      </w:pPr>
      <w:bookmarkStart w:id="131" w:name="ref-eu_braille"/>
      <w:bookmarkEnd w:id="130"/>
      <w:r>
        <w:t xml:space="preserve">[11] </w:t>
      </w:r>
      <w:r>
        <w:tab/>
        <w:t xml:space="preserve">European Commission, “Directive 2004/27/EC of the european parliament and of the council of 31 march 2004 amending directive 2001/83/EC on the community code relating to medicinal products for human use, art. 56a,” </w:t>
      </w:r>
      <w:r>
        <w:rPr>
          <w:i/>
          <w:iCs/>
        </w:rPr>
        <w:t>Official Journal of the European Union</w:t>
      </w:r>
      <w:r>
        <w:t>, L 136, pp. 34–57, 30 April 2004, 2004.</w:t>
      </w:r>
    </w:p>
    <w:p w14:paraId="6F498626" w14:textId="77777777" w:rsidR="00683A80" w:rsidRDefault="00000000">
      <w:pPr>
        <w:pStyle w:val="Bibliography"/>
      </w:pPr>
      <w:bookmarkStart w:id="132" w:name="ref-ko_braille_2017"/>
      <w:bookmarkEnd w:id="131"/>
      <w:r>
        <w:t xml:space="preserve">[12] </w:t>
      </w:r>
      <w:r>
        <w:tab/>
        <w:t>Ministry of Culture, Sports and Tourism, “Korean braille standards (</w:t>
      </w:r>
      <w:r>
        <w:t>한국</w:t>
      </w:r>
      <w:r>
        <w:t xml:space="preserve"> </w:t>
      </w:r>
      <w:r>
        <w:t>점자</w:t>
      </w:r>
      <w:r>
        <w:t xml:space="preserve"> </w:t>
      </w:r>
      <w:r>
        <w:t>규정</w:t>
      </w:r>
      <w:r>
        <w:t>), notification no. 2017-15,” Republic of Korea, 2017.</w:t>
      </w:r>
    </w:p>
    <w:p w14:paraId="72AC5836" w14:textId="77777777" w:rsidR="00683A80" w:rsidRDefault="00000000">
      <w:pPr>
        <w:pStyle w:val="Bibliography"/>
      </w:pPr>
      <w:bookmarkStart w:id="133" w:name="ref-data_go_kr"/>
      <w:bookmarkEnd w:id="132"/>
      <w:r>
        <w:t xml:space="preserve">[13] </w:t>
      </w:r>
      <w:r>
        <w:tab/>
        <w:t xml:space="preserve">Korea Public Data Portal, “KOSHA MSDS open API,” </w:t>
      </w:r>
      <w:hyperlink r:id="rId21">
        <w:r w:rsidR="00683A80">
          <w:rPr>
            <w:rStyle w:val="Hyperlink"/>
          </w:rPr>
          <w:t>https://www.data.go.kr/data/15001197/openapi.do</w:t>
        </w:r>
      </w:hyperlink>
      <w:r>
        <w:t>, accessed 2026, 2026.</w:t>
      </w:r>
    </w:p>
    <w:p w14:paraId="58C10BEC" w14:textId="77777777" w:rsidR="00683A80" w:rsidRDefault="00000000">
      <w:pPr>
        <w:pStyle w:val="Bibliography"/>
      </w:pPr>
      <w:bookmarkStart w:id="134" w:name="ref-hf_dataset"/>
      <w:bookmarkEnd w:id="133"/>
      <w:r>
        <w:t xml:space="preserve">[14] </w:t>
      </w:r>
      <w:r>
        <w:tab/>
        <w:t xml:space="preserve">Y. Kim, “Inconvenience-msds: Korean Chemical Safety MSDS in Braille,” HuggingFace Datasets, </w:t>
      </w:r>
      <w:hyperlink r:id="rId22">
        <w:r w:rsidR="00683A80">
          <w:rPr>
            <w:rStyle w:val="Hyperlink"/>
          </w:rPr>
          <w:t>https://huggingface.co/datasets/Yuyongkim/inconvenience-msds</w:t>
        </w:r>
      </w:hyperlink>
      <w:r>
        <w:t>, 2026.</w:t>
      </w:r>
    </w:p>
    <w:p w14:paraId="00F343C4" w14:textId="77777777" w:rsidR="00683A80" w:rsidRDefault="00000000">
      <w:pPr>
        <w:pStyle w:val="Bibliography"/>
      </w:pPr>
      <w:bookmarkStart w:id="135" w:name="ref-github_repo"/>
      <w:bookmarkEnd w:id="134"/>
      <w:r>
        <w:t xml:space="preserve">[15] </w:t>
      </w:r>
      <w:r>
        <w:tab/>
        <w:t xml:space="preserve">Y. Kim, “Inconvenience-msds source code,” GitHub, </w:t>
      </w:r>
      <w:hyperlink r:id="rId23">
        <w:r w:rsidR="00683A80">
          <w:rPr>
            <w:rStyle w:val="Hyperlink"/>
          </w:rPr>
          <w:t>https://github.com/yuyongkim/inconvenience-msds</w:t>
        </w:r>
      </w:hyperlink>
      <w:r>
        <w:t>, 2026.</w:t>
      </w:r>
      <w:bookmarkEnd w:id="119"/>
      <w:bookmarkEnd w:id="121"/>
      <w:bookmarkEnd w:id="135"/>
    </w:p>
    <w:sectPr w:rsidR="00683A80">
      <w:footnotePr>
        <w:numRestart w:val="eachSect"/>
      </w:footnotePr>
      <w:pgSz w:w="12240" w:h="15840"/>
      <w:pgMar w:top="1701"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Author" w:initials="A">
    <w:p w14:paraId="7930FCC3" w14:textId="41537D0F" w:rsidR="001036B7" w:rsidRDefault="001036B7">
      <w:pPr>
        <w:pStyle w:val="CommentText"/>
      </w:pPr>
      <w:r>
        <w:rPr>
          <w:rStyle w:val="CommentReference"/>
        </w:rPr>
        <w:annotationRef/>
      </w:r>
      <w:r w:rsidR="009B67CD">
        <w:t xml:space="preserve">All </w:t>
      </w:r>
      <w:r w:rsidR="00E97156">
        <w:t>f</w:t>
      </w:r>
      <w:r>
        <w:t xml:space="preserve">igure captions should be </w:t>
      </w:r>
      <w:r w:rsidR="009B67CD">
        <w:t>included as text, not as part of the figure itself.</w:t>
      </w:r>
    </w:p>
  </w:comment>
  <w:comment w:id="45" w:author="Author" w:initials="A">
    <w:p w14:paraId="6A06C5CA" w14:textId="310DAEB0" w:rsidR="006D4F82" w:rsidRDefault="006D4F82">
      <w:pPr>
        <w:pStyle w:val="CommentText"/>
      </w:pPr>
      <w:r>
        <w:rPr>
          <w:rStyle w:val="CommentReference"/>
        </w:rPr>
        <w:annotationRef/>
      </w:r>
      <w:r>
        <w:t>See previous comment regarding figure captions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30FCC3" w15:done="0"/>
  <w15:commentEx w15:paraId="6A06C5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30FCC3" w16cid:durableId="3A17998A"/>
  <w16cid:commentId w16cid:paraId="6A06C5CA" w16cid:durableId="688341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DCC39" w14:textId="77777777" w:rsidR="00D214A4" w:rsidRDefault="00D214A4" w:rsidP="00B73FBD">
      <w:pPr>
        <w:spacing w:after="0"/>
      </w:pPr>
      <w:r>
        <w:separator/>
      </w:r>
    </w:p>
  </w:endnote>
  <w:endnote w:type="continuationSeparator" w:id="0">
    <w:p w14:paraId="2E6755E7" w14:textId="77777777" w:rsidR="00D214A4" w:rsidRDefault="00D214A4" w:rsidP="00B73F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0C1BD" w14:textId="77777777" w:rsidR="00D214A4" w:rsidRDefault="00D214A4" w:rsidP="00B73FBD">
      <w:pPr>
        <w:spacing w:after="0"/>
      </w:pPr>
      <w:r>
        <w:separator/>
      </w:r>
    </w:p>
  </w:footnote>
  <w:footnote w:type="continuationSeparator" w:id="0">
    <w:p w14:paraId="0513577C" w14:textId="77777777" w:rsidR="00D214A4" w:rsidRDefault="00D214A4" w:rsidP="00B73F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D16E7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980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581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F427630"/>
    <w:multiLevelType w:val="hybridMultilevel"/>
    <w:tmpl w:val="54800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902629">
    <w:abstractNumId w:val="0"/>
  </w:num>
  <w:num w:numId="2" w16cid:durableId="1589658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992524">
    <w:abstractNumId w:val="1"/>
  </w:num>
  <w:num w:numId="4" w16cid:durableId="764882715">
    <w:abstractNumId w:val="1"/>
  </w:num>
  <w:num w:numId="5" w16cid:durableId="1994530449">
    <w:abstractNumId w:val="1"/>
  </w:num>
  <w:num w:numId="6" w16cid:durableId="632758599">
    <w:abstractNumId w:val="1"/>
  </w:num>
  <w:num w:numId="7" w16cid:durableId="418404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7588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3A80"/>
    <w:rsid w:val="000B30E7"/>
    <w:rsid w:val="000D2A93"/>
    <w:rsid w:val="001036B7"/>
    <w:rsid w:val="00244711"/>
    <w:rsid w:val="0025103B"/>
    <w:rsid w:val="00287A66"/>
    <w:rsid w:val="00307074"/>
    <w:rsid w:val="003109B1"/>
    <w:rsid w:val="00324EF3"/>
    <w:rsid w:val="003E1DFB"/>
    <w:rsid w:val="004E105C"/>
    <w:rsid w:val="00666AF8"/>
    <w:rsid w:val="00683A80"/>
    <w:rsid w:val="006A5BCA"/>
    <w:rsid w:val="006D4F82"/>
    <w:rsid w:val="0070710F"/>
    <w:rsid w:val="00756CF3"/>
    <w:rsid w:val="0076113F"/>
    <w:rsid w:val="007A185C"/>
    <w:rsid w:val="007B5F16"/>
    <w:rsid w:val="008E1D00"/>
    <w:rsid w:val="00902A7C"/>
    <w:rsid w:val="009A22FE"/>
    <w:rsid w:val="009B67CD"/>
    <w:rsid w:val="009F52BD"/>
    <w:rsid w:val="00A7352D"/>
    <w:rsid w:val="00A83499"/>
    <w:rsid w:val="00B5317F"/>
    <w:rsid w:val="00B73FBD"/>
    <w:rsid w:val="00C8251B"/>
    <w:rsid w:val="00CC3219"/>
    <w:rsid w:val="00CD437B"/>
    <w:rsid w:val="00D06329"/>
    <w:rsid w:val="00D214A4"/>
    <w:rsid w:val="00E97156"/>
    <w:rsid w:val="00EE6E62"/>
    <w:rsid w:val="00EF4D39"/>
    <w:rsid w:val="00F31D41"/>
    <w:rsid w:val="00F570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6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73FBD"/>
    <w:pPr>
      <w:tabs>
        <w:tab w:val="center" w:pos="4513"/>
        <w:tab w:val="right" w:pos="9026"/>
      </w:tabs>
      <w:snapToGrid w:val="0"/>
    </w:pPr>
  </w:style>
  <w:style w:type="character" w:customStyle="1" w:styleId="HeaderChar">
    <w:name w:val="Header Char"/>
    <w:basedOn w:val="DefaultParagraphFont"/>
    <w:link w:val="Header"/>
    <w:rsid w:val="00B73FBD"/>
  </w:style>
  <w:style w:type="paragraph" w:styleId="Footer">
    <w:name w:val="footer"/>
    <w:basedOn w:val="Normal"/>
    <w:link w:val="FooterChar"/>
    <w:rsid w:val="00B73FBD"/>
    <w:pPr>
      <w:tabs>
        <w:tab w:val="center" w:pos="4513"/>
        <w:tab w:val="right" w:pos="9026"/>
      </w:tabs>
      <w:snapToGrid w:val="0"/>
    </w:pPr>
  </w:style>
  <w:style w:type="character" w:customStyle="1" w:styleId="FooterChar">
    <w:name w:val="Footer Char"/>
    <w:basedOn w:val="DefaultParagraphFont"/>
    <w:link w:val="Footer"/>
    <w:rsid w:val="00B73FBD"/>
  </w:style>
  <w:style w:type="paragraph" w:styleId="Revision">
    <w:name w:val="Revision"/>
    <w:hidden/>
    <w:rsid w:val="00C8251B"/>
    <w:pPr>
      <w:spacing w:after="0"/>
    </w:pPr>
  </w:style>
  <w:style w:type="character" w:styleId="CommentReference">
    <w:name w:val="annotation reference"/>
    <w:basedOn w:val="DefaultParagraphFont"/>
    <w:rsid w:val="001036B7"/>
    <w:rPr>
      <w:sz w:val="16"/>
      <w:szCs w:val="16"/>
    </w:rPr>
  </w:style>
  <w:style w:type="paragraph" w:styleId="CommentText">
    <w:name w:val="annotation text"/>
    <w:basedOn w:val="Normal"/>
    <w:link w:val="CommentTextChar"/>
    <w:rsid w:val="001036B7"/>
    <w:rPr>
      <w:sz w:val="20"/>
      <w:szCs w:val="20"/>
    </w:rPr>
  </w:style>
  <w:style w:type="character" w:customStyle="1" w:styleId="CommentTextChar">
    <w:name w:val="Comment Text Char"/>
    <w:basedOn w:val="DefaultParagraphFont"/>
    <w:link w:val="CommentText"/>
    <w:rsid w:val="001036B7"/>
    <w:rPr>
      <w:sz w:val="20"/>
      <w:szCs w:val="20"/>
    </w:rPr>
  </w:style>
  <w:style w:type="paragraph" w:styleId="CommentSubject">
    <w:name w:val="annotation subject"/>
    <w:basedOn w:val="CommentText"/>
    <w:next w:val="CommentText"/>
    <w:link w:val="CommentSubjectChar"/>
    <w:rsid w:val="001036B7"/>
    <w:rPr>
      <w:b/>
      <w:bCs/>
    </w:rPr>
  </w:style>
  <w:style w:type="character" w:customStyle="1" w:styleId="CommentSubjectChar">
    <w:name w:val="Comment Subject Char"/>
    <w:basedOn w:val="CommentTextChar"/>
    <w:link w:val="CommentSubject"/>
    <w:rsid w:val="001036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yperlink" Target="https://github.com/liblouis/liblouis" TargetMode="External"/><Relationship Id="rId3" Type="http://schemas.openxmlformats.org/officeDocument/2006/relationships/settings" Target="settings.xml"/><Relationship Id="rId21" Type="http://schemas.openxmlformats.org/officeDocument/2006/relationships/hyperlink" Target="https://www.data.go.kr/data/15001197/openapi.do"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oi.org/10.1145/3386296.338630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48558/YVMS-CC96" TargetMode="External"/><Relationship Id="rId20" Type="http://schemas.openxmlformats.org/officeDocument/2006/relationships/hyperlink" Target="https://github.com/delvier/hanbrail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law.klri.re.kr/" TargetMode="External"/><Relationship Id="rId23" Type="http://schemas.openxmlformats.org/officeDocument/2006/relationships/hyperlink" Target="https://github.com/yuyongkim/inconvenience-msds" TargetMode="External"/><Relationship Id="rId10" Type="http://schemas.microsoft.com/office/2016/09/relationships/commentsIds" Target="commentsIds.xml"/><Relationship Id="rId19" Type="http://schemas.openxmlformats.org/officeDocument/2006/relationships/hyperlink" Target="https://github.com/hyonzin/hangul-braille-converter"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hyperlink" Target="https://huggingface.co/datasets/Yuyongkim/inconvenience-m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4086</Words>
  <Characters>23295</Characters>
  <Application>Microsoft Office Word</Application>
  <DocSecurity>0</DocSecurity>
  <Lines>194</Lines>
  <Paragraphs>54</Paragraphs>
  <ScaleCrop>false</ScaleCrop>
  <Company/>
  <LinksUpToDate>false</LinksUpToDate>
  <CharactersWithSpaces>27327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2026-08-07T14:15:00Z</dcterms:created>
  <dcterms:modified xsi:type="dcterms:W3CDTF">2026-08-07T14:15:00Z</dcterms:modified>
</cp:coreProperties>
</file>